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bCs w:val="0"/>
          <w:sz w:val="36"/>
          <w:szCs w:val="36"/>
        </w:rPr>
      </w:pPr>
      <w:r w:rsidDel="00000000" w:rsidR="00000000" w:rsidRPr="00000000">
        <w:rPr>
          <w:b w:val="0"/>
          <w:bCs w:val="0"/>
          <w:sz w:val="36"/>
          <w:szCs w:val="36"/>
          <w:rtl w:val="0"/>
        </w:rPr>
        <w:t xml:space="preserve">Redesain Website Dinas Pemadam Kebakaran Kota Bandar Lampung dengan Pendekatan User-Centered Design</w:t>
      </w:r>
    </w:p>
    <w:p w:rsidR="00000000" w:rsidDel="00000000" w:rsidP="00000000" w:rsidRDefault="00000000" w:rsidRPr="00000000" w14:paraId="00000002">
      <w:pPr>
        <w:jc w:val="center"/>
        <w:rPr>
          <w:color w:val="ff0000"/>
          <w:sz w:val="22"/>
          <w:szCs w:val="22"/>
        </w:rPr>
      </w:pPr>
      <w:r w:rsidDel="00000000" w:rsidR="00000000" w:rsidRPr="00000000">
        <w:rPr>
          <w:rtl w:val="0"/>
        </w:rPr>
      </w:r>
    </w:p>
    <w:p w:rsidR="00000000" w:rsidDel="00000000" w:rsidP="00000000" w:rsidRDefault="00000000" w:rsidRPr="00000000" w14:paraId="00000003">
      <w:pPr>
        <w:jc w:val="center"/>
        <w:rPr>
          <w:b w:val="1"/>
          <w:bCs w:val="1"/>
          <w:sz w:val="22"/>
          <w:szCs w:val="22"/>
        </w:rPr>
      </w:pPr>
      <w:r w:rsidDel="00000000" w:rsidR="00000000" w:rsidRPr="00000000">
        <w:rPr>
          <w:rtl w:val="0"/>
        </w:rPr>
      </w:r>
    </w:p>
    <w:p w:rsidR="00000000" w:rsidDel="00000000" w:rsidP="00000000" w:rsidRDefault="00000000" w:rsidRPr="00000000" w14:paraId="00000004">
      <w:pPr>
        <w:jc w:val="center"/>
        <w:rPr>
          <w:b w:val="1"/>
          <w:bCs w:val="1"/>
          <w:sz w:val="22"/>
          <w:szCs w:val="22"/>
        </w:rPr>
      </w:pPr>
      <w:r w:rsidDel="00000000" w:rsidR="00000000" w:rsidRPr="00000000">
        <w:rPr>
          <w:rtl w:val="0"/>
        </w:rPr>
      </w:r>
    </w:p>
    <w:p w:rsidR="00000000" w:rsidDel="00000000" w:rsidP="00000000" w:rsidRDefault="00000000" w:rsidRPr="00000000" w14:paraId="00000005">
      <w:pPr>
        <w:spacing w:line="259" w:lineRule="auto"/>
        <w:jc w:val="center"/>
        <w:rPr>
          <w:b w:val="1"/>
          <w:bCs w:val="1"/>
          <w:sz w:val="22"/>
          <w:szCs w:val="22"/>
          <w:vertAlign w:val="superscript"/>
        </w:rPr>
      </w:pPr>
      <w:r w:rsidDel="00000000" w:rsidR="00000000" w:rsidRPr="00000000">
        <w:rPr>
          <w:b w:val="1"/>
          <w:bCs w:val="1"/>
          <w:sz w:val="22"/>
          <w:szCs w:val="22"/>
          <w:rtl w:val="0"/>
        </w:rPr>
        <w:t xml:space="preserve">Alif Zakiansyah As Syauqi</w:t>
      </w:r>
      <w:r w:rsidDel="00000000" w:rsidR="00000000" w:rsidRPr="00000000">
        <w:rPr>
          <w:b w:val="1"/>
          <w:bCs w:val="1"/>
          <w:sz w:val="22"/>
          <w:szCs w:val="22"/>
          <w:vertAlign w:val="superscript"/>
          <w:rtl w:val="0"/>
        </w:rPr>
        <w:t xml:space="preserve">1</w:t>
      </w:r>
      <w:r w:rsidDel="00000000" w:rsidR="00000000" w:rsidRPr="00000000">
        <w:rPr>
          <w:b w:val="1"/>
          <w:bCs w:val="1"/>
          <w:sz w:val="22"/>
          <w:szCs w:val="22"/>
          <w:rtl w:val="0"/>
        </w:rPr>
        <w:t xml:space="preserve">, Andrian Fajar Fahmi</w:t>
      </w:r>
      <w:r w:rsidDel="00000000" w:rsidR="00000000" w:rsidRPr="00000000">
        <w:rPr>
          <w:b w:val="1"/>
          <w:bCs w:val="1"/>
          <w:sz w:val="22"/>
          <w:szCs w:val="22"/>
          <w:vertAlign w:val="superscript"/>
          <w:rtl w:val="0"/>
        </w:rPr>
        <w:t xml:space="preserve">2</w:t>
      </w:r>
      <w:r w:rsidDel="00000000" w:rsidR="00000000" w:rsidRPr="00000000">
        <w:rPr>
          <w:b w:val="1"/>
          <w:bCs w:val="1"/>
          <w:sz w:val="22"/>
          <w:szCs w:val="22"/>
          <w:rtl w:val="0"/>
        </w:rPr>
        <w:t xml:space="preserve">,</w:t>
      </w:r>
      <w:r w:rsidDel="00000000" w:rsidR="00000000" w:rsidRPr="00000000">
        <w:rPr>
          <w:b w:val="1"/>
          <w:bCs w:val="1"/>
          <w:sz w:val="22"/>
          <w:szCs w:val="22"/>
          <w:vertAlign w:val="superscript"/>
          <w:rtl w:val="0"/>
        </w:rPr>
        <w:t xml:space="preserve"> </w:t>
      </w:r>
      <w:r w:rsidDel="00000000" w:rsidR="00000000" w:rsidRPr="00000000">
        <w:rPr>
          <w:b w:val="1"/>
          <w:bCs w:val="1"/>
          <w:sz w:val="22"/>
          <w:szCs w:val="22"/>
          <w:rtl w:val="0"/>
        </w:rPr>
        <w:t xml:space="preserve">Valentina Lasma Situmorang</w:t>
      </w:r>
      <w:r w:rsidDel="00000000" w:rsidR="00000000" w:rsidRPr="00000000">
        <w:rPr>
          <w:b w:val="1"/>
          <w:bCs w:val="1"/>
          <w:sz w:val="22"/>
          <w:szCs w:val="22"/>
          <w:vertAlign w:val="superscript"/>
          <w:rtl w:val="0"/>
        </w:rPr>
        <w:t xml:space="preserve">3</w:t>
      </w:r>
      <w:r w:rsidDel="00000000" w:rsidR="00000000" w:rsidRPr="00000000">
        <w:rPr>
          <w:b w:val="1"/>
          <w:bCs w:val="1"/>
          <w:sz w:val="22"/>
          <w:szCs w:val="22"/>
          <w:rtl w:val="0"/>
        </w:rPr>
        <w:t xml:space="preserve">,</w:t>
      </w:r>
      <w:r w:rsidDel="00000000" w:rsidR="00000000" w:rsidRPr="00000000">
        <w:rPr>
          <w:b w:val="1"/>
          <w:bCs w:val="1"/>
          <w:sz w:val="22"/>
          <w:szCs w:val="22"/>
          <w:vertAlign w:val="superscript"/>
          <w:rtl w:val="0"/>
        </w:rPr>
        <w:t xml:space="preserve"> </w:t>
      </w:r>
      <w:r w:rsidDel="00000000" w:rsidR="00000000" w:rsidRPr="00000000">
        <w:rPr>
          <w:b w:val="1"/>
          <w:bCs w:val="1"/>
          <w:sz w:val="22"/>
          <w:szCs w:val="22"/>
          <w:rtl w:val="0"/>
        </w:rPr>
        <w:t xml:space="preserve">Erna Nurmawati</w:t>
      </w:r>
      <w:r w:rsidDel="00000000" w:rsidR="00000000" w:rsidRPr="00000000">
        <w:rPr>
          <w:b w:val="1"/>
          <w:bCs w:val="1"/>
          <w:sz w:val="22"/>
          <w:szCs w:val="22"/>
          <w:vertAlign w:val="superscript"/>
          <w:rtl w:val="0"/>
        </w:rPr>
        <w:t xml:space="preserve">4</w:t>
      </w:r>
    </w:p>
    <w:p w:rsidR="00000000" w:rsidDel="00000000" w:rsidP="00000000" w:rsidRDefault="00000000" w:rsidRPr="00000000" w14:paraId="00000006">
      <w:pPr>
        <w:jc w:val="center"/>
        <w:rPr>
          <w:sz w:val="22"/>
          <w:szCs w:val="22"/>
        </w:rPr>
      </w:pPr>
      <w:r w:rsidDel="00000000" w:rsidR="00000000" w:rsidRPr="00000000">
        <w:rPr>
          <w:sz w:val="22"/>
          <w:szCs w:val="22"/>
          <w:vertAlign w:val="superscript"/>
          <w:rtl w:val="0"/>
        </w:rPr>
        <w:t xml:space="preserve">1</w:t>
      </w:r>
      <w:r w:rsidDel="00000000" w:rsidR="00000000" w:rsidRPr="00000000">
        <w:rPr>
          <w:sz w:val="22"/>
          <w:szCs w:val="22"/>
          <w:rtl w:val="0"/>
        </w:rPr>
        <w:t xml:space="preserve">3SI1/222312958 </w:t>
      </w:r>
      <w:r w:rsidDel="00000000" w:rsidR="00000000" w:rsidRPr="00000000">
        <w:rPr>
          <w:sz w:val="22"/>
          <w:szCs w:val="22"/>
          <w:vertAlign w:val="superscript"/>
          <w:rtl w:val="0"/>
        </w:rPr>
        <w:t xml:space="preserve">2</w:t>
      </w:r>
      <w:r w:rsidDel="00000000" w:rsidR="00000000" w:rsidRPr="00000000">
        <w:rPr>
          <w:sz w:val="22"/>
          <w:szCs w:val="22"/>
          <w:rtl w:val="0"/>
        </w:rPr>
        <w:t xml:space="preserve">3SI1/222312979 </w:t>
      </w:r>
      <w:r w:rsidDel="00000000" w:rsidR="00000000" w:rsidRPr="00000000">
        <w:rPr>
          <w:sz w:val="22"/>
          <w:szCs w:val="22"/>
          <w:vertAlign w:val="superscript"/>
          <w:rtl w:val="0"/>
        </w:rPr>
        <w:t xml:space="preserve">3</w:t>
      </w:r>
      <w:r w:rsidDel="00000000" w:rsidR="00000000" w:rsidRPr="00000000">
        <w:rPr>
          <w:sz w:val="22"/>
          <w:szCs w:val="22"/>
          <w:rtl w:val="0"/>
        </w:rPr>
        <w:t xml:space="preserve">3SI1/222313413 </w:t>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color w:val="ff0000"/>
          <w:sz w:val="22"/>
          <w:szCs w:val="22"/>
        </w:rPr>
      </w:pPr>
      <w:r w:rsidDel="00000000" w:rsidR="00000000" w:rsidRPr="00000000">
        <w:rPr>
          <w:rtl w:val="0"/>
        </w:rPr>
      </w:r>
    </w:p>
    <w:p w:rsidR="00000000" w:rsidDel="00000000" w:rsidP="00000000" w:rsidRDefault="00000000" w:rsidRPr="00000000" w14:paraId="00000009">
      <w:pPr>
        <w:jc w:val="center"/>
        <w:rPr>
          <w:color w:val="000000"/>
          <w:sz w:val="22"/>
          <w:szCs w:val="22"/>
        </w:rPr>
      </w:pPr>
      <w:r w:rsidDel="00000000" w:rsidR="00000000" w:rsidRPr="00000000">
        <w:rPr>
          <w:sz w:val="22"/>
          <w:szCs w:val="22"/>
          <w:rtl w:val="0"/>
        </w:rPr>
        <w:t xml:space="preserve">e-mail: </w:t>
      </w:r>
      <w:sdt>
        <w:sdtPr>
          <w:id w:val="-1384722753"/>
          <w:tag w:val="goog_rdk_0"/>
        </w:sdtPr>
        <w:sdtContent>
          <w:ins w:author="Microsoft Word" w:id="0" w:date="2026-09-21T18:37:00Z">
            <w:r w:rsidDel="00000000" w:rsidR="00000000" w:rsidRPr="00000000">
              <w:rPr>
                <w:sz w:val="22"/>
                <w:szCs w:val="22"/>
                <w:rtl w:val="0"/>
              </w:rPr>
              <w:t xml:space="preserve">1222312958@stis.acid, 22223129@stis.ac.id, 3222313413@stis.ac.id, 4erna.nurmawati@stis.ac.id</w:t>
            </w:r>
          </w:ins>
        </w:sdtContent>
      </w:sdt>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b w:val="1"/>
          <w:bCs w:val="1"/>
          <w:sz w:val="22"/>
          <w:szCs w:val="22"/>
        </w:rPr>
      </w:pPr>
      <w:r w:rsidDel="00000000" w:rsidR="00000000" w:rsidRPr="00000000">
        <w:rPr>
          <w:b w:val="1"/>
          <w:bCs w:val="1"/>
          <w:i w:val="1"/>
          <w:iCs w:val="1"/>
          <w:sz w:val="22"/>
          <w:szCs w:val="22"/>
          <w:rtl w:val="0"/>
        </w:rPr>
        <w:t xml:space="preserve">Abstrak</w:t>
      </w:r>
      <w:r w:rsidDel="00000000" w:rsidR="00000000" w:rsidRPr="00000000">
        <w:rPr>
          <w:rtl w:val="0"/>
        </w:rPr>
      </w:r>
    </w:p>
    <w:p w:rsidR="00000000" w:rsidDel="00000000" w:rsidP="00000000" w:rsidRDefault="00000000" w:rsidRPr="00000000" w14:paraId="0000000D">
      <w:pPr>
        <w:ind w:firstLine="709"/>
        <w:jc w:val="both"/>
        <w:rPr>
          <w:i w:val="1"/>
          <w:iCs w:val="1"/>
          <w:sz w:val="22"/>
          <w:szCs w:val="22"/>
          <w:highlight w:val="white"/>
        </w:rPr>
      </w:pPr>
      <w:r w:rsidDel="00000000" w:rsidR="00000000" w:rsidRPr="00000000">
        <w:rPr>
          <w:i w:val="1"/>
          <w:iCs w:val="1"/>
          <w:sz w:val="22"/>
          <w:szCs w:val="22"/>
          <w:rtl w:val="0"/>
        </w:rPr>
        <w:t xml:space="preserve">Portal layanan publik digital dinas pemadam kebakaran memegang peranan krusial dalam keselamatan jiwa masyarakat perkotaan, di mana kecepatan akses informasi dan pemanggilan bantuan terikat batasan waktu tanggap maksimal 15 menit sesuai Permendagri No. 114 Tahun 2018. Namun, website resmi Dinas Pemadam Kebakaran dan Penyelamatan Kota Bandar Lampung saat ini menghadapi kendala antarmuka yang serius, seperti pencantuman jam operasional yang salah, ketiadaan alur pelaporan yang konsisten, serta navigasi yang belum memisahkan alur darurat dengan keterbukaan informasi dokumen publik. Temuan survei pendahuluan terhadap 22 responden mengonfirmasi rendahnya persepsi kualitas antarmuka eksisting dengan nilai rata-rata keseluruhan hanya 2,70 dari skala 5,00. Penelitian ini bertujuan untuk mengidentifikasi cacat kebergunaan antarmuka, merancang prototipe interaktif baru yang adaptif terhadap situasi krisis berbasis User-Centered Design, serta mengukur perubahan kualitas antarmuka secara empiris. Metodologi penelitian menerapkan pendekatan metode campuran sekuensial eksplanatori yang mengintegrasikan evaluasi heuristik 10 prinsip Nielsen, perancangan arsitektur informasi dan prototipe dengan menerapkan enam prinsip interaksi manusia dan komputer, serta pengujian komparatif berbasis 22 indikator model WebQual 4.0. Luaran yang dihasilkan dari penelitian ini mencakup rekomendasi perbaikan berbasis matriks keparahan, prototipe antarmuka interaktif responsif, serta pembuktian statistik terhadap peningkatan kualitas kebergunaan, kualitas informasi, dan interaksi layanan melalui uji beda berpasangan. </w:t>
      </w:r>
      <w:r w:rsidDel="00000000" w:rsidR="00000000" w:rsidRPr="00000000">
        <w:rPr>
          <w:rtl w:val="0"/>
        </w:rPr>
      </w:r>
    </w:p>
    <w:p w:rsidR="00000000" w:rsidDel="00000000" w:rsidP="00000000" w:rsidRDefault="00000000" w:rsidRPr="00000000" w14:paraId="0000000E">
      <w:pPr>
        <w:rPr>
          <w:i w:val="1"/>
          <w:iCs w:val="1"/>
          <w:sz w:val="22"/>
          <w:szCs w:val="22"/>
        </w:rPr>
      </w:pPr>
      <w:r w:rsidDel="00000000" w:rsidR="00000000" w:rsidRPr="00000000">
        <w:rPr>
          <w:rtl w:val="0"/>
        </w:rPr>
      </w:r>
    </w:p>
    <w:p w:rsidR="00000000" w:rsidDel="00000000" w:rsidP="00000000" w:rsidRDefault="00000000" w:rsidRPr="00000000" w14:paraId="0000000F">
      <w:pPr>
        <w:rPr>
          <w:i w:val="1"/>
          <w:iCs w:val="1"/>
          <w:sz w:val="22"/>
          <w:szCs w:val="22"/>
        </w:rPr>
      </w:pPr>
      <w:r w:rsidDel="00000000" w:rsidR="00000000" w:rsidRPr="00000000">
        <w:rPr>
          <w:b w:val="1"/>
          <w:bCs w:val="1"/>
          <w:i w:val="1"/>
          <w:iCs w:val="1"/>
          <w:sz w:val="22"/>
          <w:szCs w:val="22"/>
          <w:rtl w:val="0"/>
        </w:rPr>
        <w:t xml:space="preserve">Kata kunci</w:t>
      </w:r>
      <w:r w:rsidDel="00000000" w:rsidR="00000000" w:rsidRPr="00000000">
        <w:rPr>
          <w:i w:val="1"/>
          <w:iCs w:val="1"/>
          <w:sz w:val="22"/>
          <w:szCs w:val="22"/>
          <w:rtl w:val="0"/>
        </w:rPr>
        <w:t xml:space="preserve">—3-5 kata kunci</w:t>
      </w:r>
    </w:p>
    <w:p w:rsidR="00000000" w:rsidDel="00000000" w:rsidP="00000000" w:rsidRDefault="00000000" w:rsidRPr="00000000" w14:paraId="00000010">
      <w:pPr>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1">
      <w:pPr>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2">
      <w:pPr>
        <w:jc w:val="center"/>
        <w:rPr>
          <w:color w:val="000000"/>
          <w:sz w:val="22"/>
          <w:szCs w:val="22"/>
        </w:rPr>
      </w:pPr>
      <w:r w:rsidDel="00000000" w:rsidR="00000000" w:rsidRPr="00000000">
        <w:rPr>
          <w:b w:val="1"/>
          <w:bCs w:val="1"/>
          <w:i w:val="1"/>
          <w:iCs w:val="1"/>
          <w:color w:val="000000"/>
          <w:sz w:val="22"/>
          <w:szCs w:val="22"/>
          <w:rtl w:val="0"/>
        </w:rPr>
        <w:t xml:space="preserve">Abstract</w:t>
      </w:r>
      <w:r w:rsidDel="00000000" w:rsidR="00000000" w:rsidRPr="00000000">
        <w:rPr>
          <w:rtl w:val="0"/>
        </w:rPr>
      </w:r>
    </w:p>
    <w:p w:rsidR="00000000" w:rsidDel="00000000" w:rsidP="00000000" w:rsidRDefault="00000000" w:rsidRPr="00000000" w14:paraId="00000013">
      <w:pPr>
        <w:ind w:firstLine="720"/>
        <w:jc w:val="both"/>
        <w:rPr>
          <w:i w:val="1"/>
          <w:iCs w:val="1"/>
          <w:color w:val="000000"/>
          <w:sz w:val="22"/>
          <w:szCs w:val="22"/>
        </w:rPr>
      </w:pPr>
      <w:r w:rsidDel="00000000" w:rsidR="00000000" w:rsidRPr="00000000">
        <w:rPr>
          <w:i w:val="1"/>
          <w:iCs w:val="1"/>
          <w:color w:val="000000"/>
          <w:sz w:val="22"/>
          <w:szCs w:val="22"/>
          <w:rtl w:val="0"/>
        </w:rPr>
        <w:t xml:space="preserve"> A maximum 200 word abstract in English in italics with Times New Roman 11 point. Abstract should be clear, descriptive, and should provide a brief overview of the problem studied. Abstract topics include reasons for the selection or the importance of research topics, research methods and a summary of the results. Abstract should end with a comment about the importance of the results or conclusions brief.</w:t>
      </w:r>
    </w:p>
    <w:p w:rsidR="00000000" w:rsidDel="00000000" w:rsidP="00000000" w:rsidRDefault="00000000" w:rsidRPr="00000000" w14:paraId="00000014">
      <w:pPr>
        <w:jc w:val="both"/>
        <w:rPr>
          <w:i w:val="1"/>
          <w:iCs w:val="1"/>
          <w:color w:val="000000"/>
          <w:sz w:val="22"/>
          <w:szCs w:val="22"/>
        </w:rPr>
      </w:pPr>
      <w:r w:rsidDel="00000000" w:rsidR="00000000" w:rsidRPr="00000000">
        <w:rPr>
          <w:rtl w:val="0"/>
        </w:rPr>
      </w:r>
    </w:p>
    <w:p w:rsidR="00000000" w:rsidDel="00000000" w:rsidP="00000000" w:rsidRDefault="00000000" w:rsidRPr="00000000" w14:paraId="00000015">
      <w:pPr>
        <w:rPr>
          <w:i w:val="1"/>
          <w:iCs w:val="1"/>
          <w:sz w:val="22"/>
          <w:szCs w:val="22"/>
        </w:rPr>
      </w:pPr>
      <w:r w:rsidDel="00000000" w:rsidR="00000000" w:rsidRPr="00000000">
        <w:rPr>
          <w:b w:val="1"/>
          <w:bCs w:val="1"/>
          <w:i w:val="1"/>
          <w:iCs w:val="1"/>
          <w:sz w:val="22"/>
          <w:szCs w:val="22"/>
          <w:rtl w:val="0"/>
        </w:rPr>
        <w:t xml:space="preserve">Keywords—</w:t>
      </w:r>
      <w:r w:rsidDel="00000000" w:rsidR="00000000" w:rsidRPr="00000000">
        <w:rPr>
          <w:i w:val="1"/>
          <w:iCs w:val="1"/>
          <w:sz w:val="22"/>
          <w:szCs w:val="22"/>
          <w:rtl w:val="0"/>
        </w:rPr>
        <w:t xml:space="preserve">3-5 keywords</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jc w:val="both"/>
        <w:rPr>
          <w:sz w:val="22"/>
          <w:szCs w:val="22"/>
        </w:rPr>
      </w:pPr>
      <w:r w:rsidDel="00000000" w:rsidR="00000000" w:rsidRPr="00000000">
        <w:rPr>
          <w:rtl w:val="0"/>
        </w:rPr>
      </w:r>
    </w:p>
    <w:p w:rsidR="00000000" w:rsidDel="00000000" w:rsidP="00000000" w:rsidRDefault="00000000" w:rsidRPr="00000000" w14:paraId="00000018">
      <w:pPr>
        <w:spacing w:after="240" w:lineRule="auto"/>
        <w:jc w:val="center"/>
        <w:rPr>
          <w:b w:val="1"/>
          <w:bCs w:val="1"/>
          <w:sz w:val="22"/>
          <w:szCs w:val="22"/>
        </w:rPr>
      </w:pPr>
      <w:r w:rsidDel="00000000" w:rsidR="00000000" w:rsidRPr="00000000">
        <w:rPr>
          <w:b w:val="1"/>
          <w:bCs w:val="1"/>
          <w:sz w:val="22"/>
          <w:szCs w:val="22"/>
          <w:rtl w:val="0"/>
        </w:rPr>
        <w:t xml:space="preserve">1. PENDAHULUAN</w:t>
      </w:r>
    </w:p>
    <w:p w:rsidR="00000000" w:rsidDel="00000000" w:rsidP="00000000" w:rsidRDefault="00000000" w:rsidRPr="00000000" w14:paraId="00000019">
      <w:pPr>
        <w:ind w:firstLine="709"/>
        <w:jc w:val="both"/>
        <w:rPr>
          <w:sz w:val="22"/>
          <w:szCs w:val="22"/>
        </w:rPr>
      </w:pPr>
      <w:r w:rsidDel="00000000" w:rsidR="00000000" w:rsidRPr="00000000">
        <w:rPr>
          <w:sz w:val="22"/>
          <w:szCs w:val="22"/>
          <w:rtl w:val="0"/>
        </w:rPr>
        <w:t xml:space="preserve">Transformasi layanan publik digital di Indonesia dituntut mampu menjamin kecepatan akses, akuntabilitas fitur, dan efektivitas interaksi bagi warga (Hardinda et al., 2023). Pada layanan pemadam kebakaran dan penyelamatan (</w:t>
      </w:r>
      <w:r w:rsidDel="00000000" w:rsidR="00000000" w:rsidRPr="00000000">
        <w:rPr>
          <w:i w:val="1"/>
          <w:iCs w:val="1"/>
          <w:sz w:val="22"/>
          <w:szCs w:val="22"/>
          <w:rtl w:val="0"/>
        </w:rPr>
        <w:t xml:space="preserve">fire and rescue services</w:t>
      </w:r>
      <w:r w:rsidDel="00000000" w:rsidR="00000000" w:rsidRPr="00000000">
        <w:rPr>
          <w:sz w:val="22"/>
          <w:szCs w:val="22"/>
          <w:rtl w:val="0"/>
        </w:rPr>
        <w:t xml:space="preserve">), efektivitas antarmuka digital berkaitan langsung dengan keselamatan jiwa karena diakses saat masyarakat membutuhkan kontak darurat atau panduan evakuasi dalam hitungan detik. Penataan arsitektur informasi dan hierarki navigasi yang presisi terbukti menentukan keberhasilan pengguna dalam menemukan informasi krusial pada situasi krisis (Falconi et al., 2023).</w:t>
      </w:r>
    </w:p>
    <w:p w:rsidR="00000000" w:rsidDel="00000000" w:rsidP="00000000" w:rsidRDefault="00000000" w:rsidRPr="00000000" w14:paraId="0000001A">
      <w:pPr>
        <w:ind w:firstLine="709"/>
        <w:jc w:val="both"/>
        <w:rPr>
          <w:sz w:val="22"/>
          <w:szCs w:val="22"/>
        </w:rPr>
      </w:pPr>
      <w:r w:rsidDel="00000000" w:rsidR="00000000" w:rsidRPr="00000000">
        <w:rPr>
          <w:sz w:val="22"/>
          <w:szCs w:val="22"/>
          <w:rtl w:val="0"/>
        </w:rPr>
        <w:t xml:space="preserve">Urgensi tersebut sangat nyata pada Dinas Pemadam Kebakaran dan Penyelamatan Kota Bandar Lampung. Laporan operasional resmi mencatat tingginya beban penanganan insiden di wilayah perkotaan, yaitu 413 kebakaran pada 2023, 271 pada 2024, dan 198 pada 2025 (Dinas Pemadam Kebakaran dan Penyelamatan Kota Bandar Lampung, 2024). Di samping kebakaran, dinas ini memikul tugas penyelamatan nonkebakaran (</w:t>
      </w:r>
      <w:r w:rsidDel="00000000" w:rsidR="00000000" w:rsidRPr="00000000">
        <w:rPr>
          <w:i w:val="1"/>
          <w:iCs w:val="1"/>
          <w:sz w:val="22"/>
          <w:szCs w:val="22"/>
          <w:rtl w:val="0"/>
        </w:rPr>
        <w:t xml:space="preserve">rescue</w:t>
      </w:r>
      <w:r w:rsidDel="00000000" w:rsidR="00000000" w:rsidRPr="00000000">
        <w:rPr>
          <w:sz w:val="22"/>
          <w:szCs w:val="22"/>
          <w:rtl w:val="0"/>
        </w:rPr>
        <w:t xml:space="preserve">) dengan volume yang melampaui insiden kebakaran, yakni 558 aksi pada 2023 serta 518 aksi pada Januari—Juli 2025 (mencakup evakuasi satwa liar berbisa, sarang tawon, hingga pelepasan cincin yang menjerat jari warga). Tingginya statistik ini menuntut portal resmi yang adaptif terhadap situasi genting, yaitu portal yang menyediakan tombol panggilan darurat terpadu yang dapat diakses instan, menyajikan visibilitas layanan penyelamatan nonkebakaran secara transparan, serta memuat panduan tanggap darurat mandiri bagi warga. Terlebih, Peraturan Menteri Dalam Negeri Nomor 114 Tahun 2018 mewajibkan pemenuhan batasan waktu tanggap (</w:t>
      </w:r>
      <w:r w:rsidDel="00000000" w:rsidR="00000000" w:rsidRPr="00000000">
        <w:rPr>
          <w:i w:val="1"/>
          <w:iCs w:val="1"/>
          <w:sz w:val="22"/>
          <w:szCs w:val="22"/>
          <w:rtl w:val="0"/>
        </w:rPr>
        <w:t xml:space="preserve">response time</w:t>
      </w:r>
      <w:r w:rsidDel="00000000" w:rsidR="00000000" w:rsidRPr="00000000">
        <w:rPr>
          <w:sz w:val="22"/>
          <w:szCs w:val="22"/>
          <w:rtl w:val="0"/>
        </w:rPr>
        <w:t xml:space="preserve">) maksimal 15 menit sejak laporan diterima hingga armada tiba di lokasi (Kementerian Dalam Negeri Republik Indonesia, 2018). Keberadaan situs web yang responsif sangat krusial untuk memangkas friksi kognitif warga pada detik-detik awal bencana.</w:t>
      </w:r>
    </w:p>
    <w:p w:rsidR="00000000" w:rsidDel="00000000" w:rsidP="00000000" w:rsidRDefault="00000000" w:rsidRPr="00000000" w14:paraId="0000001B">
      <w:pPr>
        <w:ind w:firstLine="709"/>
        <w:jc w:val="both"/>
        <w:rPr>
          <w:sz w:val="22"/>
          <w:szCs w:val="22"/>
        </w:rPr>
      </w:pPr>
      <w:r w:rsidDel="00000000" w:rsidR="00000000" w:rsidRPr="00000000">
        <w:rPr>
          <w:sz w:val="22"/>
          <w:szCs w:val="22"/>
          <w:rtl w:val="0"/>
        </w:rPr>
        <w:t xml:space="preserve">Kondisi faktual antarmuka website resmi saat ini justru memperlihatkan kelemahan interaksi yang berisiko memperlambat tindakan warga. Pada area </w:t>
      </w:r>
      <w:r w:rsidDel="00000000" w:rsidR="00000000" w:rsidRPr="00000000">
        <w:rPr>
          <w:i w:val="1"/>
          <w:iCs w:val="1"/>
          <w:sz w:val="22"/>
          <w:szCs w:val="22"/>
          <w:rtl w:val="0"/>
        </w:rPr>
        <w:t xml:space="preserve">header </w:t>
      </w:r>
      <w:r w:rsidDel="00000000" w:rsidR="00000000" w:rsidRPr="00000000">
        <w:rPr>
          <w:sz w:val="22"/>
          <w:szCs w:val="22"/>
          <w:rtl w:val="0"/>
        </w:rPr>
        <w:t xml:space="preserve">utama situs, tercantum teks "Jam Oprasional: 07.00 s/d 16.00", yang secara psikologis sangat menyesatkan (</w:t>
      </w:r>
      <w:r w:rsidDel="00000000" w:rsidR="00000000" w:rsidRPr="00000000">
        <w:rPr>
          <w:i w:val="1"/>
          <w:iCs w:val="1"/>
          <w:sz w:val="22"/>
          <w:szCs w:val="22"/>
          <w:rtl w:val="0"/>
        </w:rPr>
        <w:t xml:space="preserve">misleading</w:t>
      </w:r>
      <w:r w:rsidDel="00000000" w:rsidR="00000000" w:rsidRPr="00000000">
        <w:rPr>
          <w:sz w:val="22"/>
          <w:szCs w:val="22"/>
          <w:rtl w:val="0"/>
        </w:rPr>
        <w:t xml:space="preserve">) bagi warga yang membutuhkan pertolongan di luar jam kerja kedinasan, padahal layanan pemadam kebakaran bersiaga 24 jam penuh. Selain itu, nomor darurat 113 dan 112 tidak disajikan sebagai tombol panggil cepat persisten (</w:t>
      </w:r>
      <w:r w:rsidDel="00000000" w:rsidR="00000000" w:rsidRPr="00000000">
        <w:rPr>
          <w:i w:val="1"/>
          <w:iCs w:val="1"/>
          <w:sz w:val="22"/>
          <w:szCs w:val="22"/>
          <w:rtl w:val="0"/>
        </w:rPr>
        <w:t xml:space="preserve">floating action button</w:t>
      </w:r>
      <w:r w:rsidDel="00000000" w:rsidR="00000000" w:rsidRPr="00000000">
        <w:rPr>
          <w:sz w:val="22"/>
          <w:szCs w:val="22"/>
          <w:rtl w:val="0"/>
        </w:rPr>
        <w:t xml:space="preserve">), ikon media sosial tidak berfungsi (</w:t>
      </w:r>
      <w:r w:rsidDel="00000000" w:rsidR="00000000" w:rsidRPr="00000000">
        <w:rPr>
          <w:i w:val="1"/>
          <w:iCs w:val="1"/>
          <w:sz w:val="22"/>
          <w:szCs w:val="22"/>
          <w:rtl w:val="0"/>
        </w:rPr>
        <w:t xml:space="preserve">dead links</w:t>
      </w:r>
      <w:r w:rsidDel="00000000" w:rsidR="00000000" w:rsidRPr="00000000">
        <w:rPr>
          <w:sz w:val="22"/>
          <w:szCs w:val="22"/>
          <w:rtl w:val="0"/>
        </w:rPr>
        <w:t xml:space="preserve">), serta navigasi menu tidak disusun secara hierarkis.</w:t>
      </w:r>
    </w:p>
    <w:p w:rsidR="00000000" w:rsidDel="00000000" w:rsidP="00000000" w:rsidRDefault="00000000" w:rsidRPr="00000000" w14:paraId="0000001C">
      <w:pPr>
        <w:ind w:firstLine="709"/>
        <w:jc w:val="both"/>
        <w:rPr>
          <w:sz w:val="22"/>
          <w:szCs w:val="22"/>
        </w:rPr>
      </w:pPr>
      <w:r w:rsidDel="00000000" w:rsidR="00000000" w:rsidRPr="00000000">
        <w:rPr>
          <w:sz w:val="22"/>
          <w:szCs w:val="22"/>
          <w:rtl w:val="0"/>
        </w:rPr>
        <w:t xml:space="preserve">Kelemahan antarmuka tersebut terkonfirmasi melalui survei pendahuluan terhadap 22 responden warga Kota Bandar Lampung (didominasi usia produktif 20–29 tahun dan 54,5% pengguna gawai pintar). Menggunakan instrumen WebQual 4.0 berskala Likert 1–5, nilai rerata kepuasan secara keseluruhan hanya mencapai 2,70 (kategori rendah), dengan skor dimensi </w:t>
      </w:r>
      <w:r w:rsidDel="00000000" w:rsidR="00000000" w:rsidRPr="00000000">
        <w:rPr>
          <w:i w:val="1"/>
          <w:iCs w:val="1"/>
          <w:sz w:val="22"/>
          <w:szCs w:val="22"/>
          <w:rtl w:val="0"/>
        </w:rPr>
        <w:t xml:space="preserve">Usability Quality </w:t>
      </w:r>
      <w:r w:rsidDel="00000000" w:rsidR="00000000" w:rsidRPr="00000000">
        <w:rPr>
          <w:sz w:val="22"/>
          <w:szCs w:val="22"/>
          <w:rtl w:val="0"/>
        </w:rPr>
        <w:t xml:space="preserve">2,77, </w:t>
      </w:r>
      <w:r w:rsidDel="00000000" w:rsidR="00000000" w:rsidRPr="00000000">
        <w:rPr>
          <w:i w:val="1"/>
          <w:iCs w:val="1"/>
          <w:sz w:val="22"/>
          <w:szCs w:val="22"/>
          <w:rtl w:val="0"/>
        </w:rPr>
        <w:t xml:space="preserve">Information Quality </w:t>
      </w:r>
      <w:r w:rsidDel="00000000" w:rsidR="00000000" w:rsidRPr="00000000">
        <w:rPr>
          <w:sz w:val="22"/>
          <w:szCs w:val="22"/>
          <w:rtl w:val="0"/>
        </w:rPr>
        <w:t xml:space="preserve">2,63, dan </w:t>
      </w:r>
      <w:r w:rsidDel="00000000" w:rsidR="00000000" w:rsidRPr="00000000">
        <w:rPr>
          <w:i w:val="1"/>
          <w:iCs w:val="1"/>
          <w:sz w:val="22"/>
          <w:szCs w:val="22"/>
          <w:rtl w:val="0"/>
        </w:rPr>
        <w:t xml:space="preserve">Service Interaction Quality </w:t>
      </w:r>
      <w:r w:rsidDel="00000000" w:rsidR="00000000" w:rsidRPr="00000000">
        <w:rPr>
          <w:sz w:val="22"/>
          <w:szCs w:val="22"/>
          <w:rtl w:val="0"/>
        </w:rPr>
        <w:t xml:space="preserve">2,71 (Tim Peneliti, 2026). Indikator dengan skor terendah meliputi daya tarik visual (2,23), ketersediaan data statistik insiden (2,41), jaminan ketersediaan layanan 24/7 (2,41), serta kejelasan prosedur pelaporan (2,45). Temuan empiris ini diperkuat oleh audit awal berbasis </w:t>
      </w:r>
      <w:r w:rsidDel="00000000" w:rsidR="00000000" w:rsidRPr="00000000">
        <w:rPr>
          <w:i w:val="1"/>
          <w:iCs w:val="1"/>
          <w:sz w:val="22"/>
          <w:szCs w:val="22"/>
          <w:rtl w:val="0"/>
        </w:rPr>
        <w:t xml:space="preserve">10 Usability Heuristics </w:t>
      </w:r>
      <w:r w:rsidDel="00000000" w:rsidR="00000000" w:rsidRPr="00000000">
        <w:rPr>
          <w:sz w:val="22"/>
          <w:szCs w:val="22"/>
          <w:rtl w:val="0"/>
        </w:rPr>
        <w:t xml:space="preserve">(Nielsen, 1994), yang mengidentifikasi pelanggaran mendasar pada aspek </w:t>
      </w:r>
      <w:r w:rsidDel="00000000" w:rsidR="00000000" w:rsidRPr="00000000">
        <w:rPr>
          <w:i w:val="1"/>
          <w:iCs w:val="1"/>
          <w:sz w:val="22"/>
          <w:szCs w:val="22"/>
          <w:rtl w:val="0"/>
        </w:rPr>
        <w:t xml:space="preserve">Visibility of System Status</w:t>
      </w:r>
      <w:r w:rsidDel="00000000" w:rsidR="00000000" w:rsidRPr="00000000">
        <w:rPr>
          <w:sz w:val="22"/>
          <w:szCs w:val="22"/>
          <w:rtl w:val="0"/>
        </w:rPr>
        <w:t xml:space="preserve">, </w:t>
      </w:r>
      <w:r w:rsidDel="00000000" w:rsidR="00000000" w:rsidRPr="00000000">
        <w:rPr>
          <w:i w:val="1"/>
          <w:iCs w:val="1"/>
          <w:sz w:val="22"/>
          <w:szCs w:val="22"/>
          <w:rtl w:val="0"/>
        </w:rPr>
        <w:t xml:space="preserve">Match between System and the Real World</w:t>
      </w:r>
      <w:r w:rsidDel="00000000" w:rsidR="00000000" w:rsidRPr="00000000">
        <w:rPr>
          <w:sz w:val="22"/>
          <w:szCs w:val="22"/>
          <w:rtl w:val="0"/>
        </w:rPr>
        <w:t xml:space="preserve">, serta </w:t>
      </w:r>
      <w:r w:rsidDel="00000000" w:rsidR="00000000" w:rsidRPr="00000000">
        <w:rPr>
          <w:i w:val="1"/>
          <w:iCs w:val="1"/>
          <w:sz w:val="22"/>
          <w:szCs w:val="22"/>
          <w:rtl w:val="0"/>
        </w:rPr>
        <w:t xml:space="preserve">Flexibility and Efficiency of Use</w:t>
      </w:r>
      <w:r w:rsidDel="00000000" w:rsidR="00000000" w:rsidRPr="00000000">
        <w:rPr>
          <w:sz w:val="22"/>
          <w:szCs w:val="22"/>
          <w:rtl w:val="0"/>
        </w:rPr>
        <w:t xml:space="preserve">.</w:t>
      </w:r>
    </w:p>
    <w:p w:rsidR="00000000" w:rsidDel="00000000" w:rsidP="00000000" w:rsidRDefault="00000000" w:rsidRPr="00000000" w14:paraId="0000001D">
      <w:pPr>
        <w:ind w:firstLine="709"/>
        <w:jc w:val="both"/>
        <w:rPr>
          <w:sz w:val="22"/>
          <w:szCs w:val="22"/>
        </w:rPr>
      </w:pPr>
      <w:r w:rsidDel="00000000" w:rsidR="00000000" w:rsidRPr="00000000">
        <w:rPr>
          <w:sz w:val="22"/>
          <w:szCs w:val="22"/>
          <w:rtl w:val="0"/>
        </w:rPr>
        <w:t xml:space="preserve">Untuk mengatasi kendala tersebut, penelitian ini menerapkan metodologi </w:t>
      </w:r>
      <w:r w:rsidDel="00000000" w:rsidR="00000000" w:rsidRPr="00000000">
        <w:rPr>
          <w:i w:val="1"/>
          <w:iCs w:val="1"/>
          <w:sz w:val="22"/>
          <w:szCs w:val="22"/>
          <w:rtl w:val="0"/>
        </w:rPr>
        <w:t xml:space="preserve">User-Centered Design </w:t>
      </w:r>
      <w:r w:rsidDel="00000000" w:rsidR="00000000" w:rsidRPr="00000000">
        <w:rPr>
          <w:sz w:val="22"/>
          <w:szCs w:val="22"/>
          <w:rtl w:val="0"/>
        </w:rPr>
        <w:t xml:space="preserve">(UCD) mengacu pada standar ISO 9241-210:2019 yang menempatkan kebutuhan pengguna sebagai poros perancangan (International Organization for Standardization [ISO], 2019; Ramadhan et al., 2022). Alur UCD dipadukan secara komprehensif dengan inspeksi heuristik pakar dan kerangka evaluasi WebQual 4.0 (Barnes &amp; Vidgen, 2002; Chairani &amp; Baroroh, 2024), mengadopsi model evaluasi multimode rekomendasi Raposo et al. (2026). Kajian terdahulu umumnya memisahkan audit evaluatif murni atau perancangan antarmuka pada domain nonkebencanaan (Falconi et al., 2023; Maryani, 2023). Penelitian ini mengisi celah keilmuan tersebut dengan menghasilkan prototipe interaktif yang adaptif terhadap situasi darurat sekaligus menguji signifikansi pergeseran kualitas antarmuka sebelum dan sesudah redesain.</w:t>
      </w:r>
    </w:p>
    <w:p w:rsidR="00000000" w:rsidDel="00000000" w:rsidP="00000000" w:rsidRDefault="00000000" w:rsidRPr="00000000" w14:paraId="0000001E">
      <w:pPr>
        <w:ind w:firstLine="709"/>
        <w:jc w:val="both"/>
        <w:rPr>
          <w:sz w:val="22"/>
          <w:szCs w:val="22"/>
        </w:rPr>
      </w:pPr>
      <w:r w:rsidDel="00000000" w:rsidR="00000000" w:rsidRPr="00000000">
        <w:rPr>
          <w:sz w:val="22"/>
          <w:szCs w:val="22"/>
          <w:rtl w:val="0"/>
        </w:rPr>
        <w:t xml:space="preserve">Berdasarkan latar belakang tersebut, penelitian ini merumuskan tiga pertanyaan penelitian sebagai berikut.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Masalah kebergunaan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apa saja yang teridentifikasi pada website Dinas Pemadam Kebakaran dan Penyelamatan Kota Bandar Lampung berdasarkan evaluasi heuristik Nielsen dan persepsi pengguna?</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Bagaimana merancang ulang antarmuka website berbasis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User-Centered Design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(UCD) yang mampu meminimalkan beban kognitif pengguna dalam mencari informasi publik dan melakukan panggilan darurat?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Bagaimana signifikansi pergeseran persepsi kualitas pengguna sebelum dan sesudah redesain berdasarkan dimensi WebQual 4.0?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Sejalan dengan pertanyaan tersebut, tujuan penelitian ini adalah sebagai berikut.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Mengidentifikasi dan mengklasifikasikan kelemahan antarmuka website eksisting melalui evaluasi heuristik Nielsen dan survei pendahuluan</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Menghasilkan prototipe antarmuka interaktif high-fidelity berbasis UCD yang mengedepankan akses cepat tanggap darurat dan transparansi informasi publik;</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Mengukur dan menganalisis peningkatan kualitas antarmuka secara empiris sebelum dan sesudah redesain menggunakan model evaluasi WebQual 4.0. </w:t>
      </w:r>
    </w:p>
    <w:p w:rsidR="00000000" w:rsidDel="00000000" w:rsidP="00000000" w:rsidRDefault="00000000" w:rsidRPr="00000000" w14:paraId="00000026">
      <w:pPr>
        <w:jc w:val="both"/>
        <w:rPr>
          <w:sz w:val="22"/>
          <w:szCs w:val="22"/>
        </w:rPr>
      </w:pPr>
      <w:r w:rsidDel="00000000" w:rsidR="00000000" w:rsidRPr="00000000">
        <w:rPr>
          <w:rtl w:val="0"/>
        </w:rPr>
      </w:r>
    </w:p>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2. METODOLOGI</w:t>
      </w:r>
    </w:p>
    <w:p w:rsidR="00000000" w:rsidDel="00000000" w:rsidP="00000000" w:rsidRDefault="00000000" w:rsidRPr="00000000" w14:paraId="00000028">
      <w:pPr>
        <w:jc w:val="center"/>
        <w:rPr>
          <w:sz w:val="22"/>
          <w:szCs w:val="22"/>
        </w:rPr>
      </w:pPr>
      <w:r w:rsidDel="00000000" w:rsidR="00000000" w:rsidRPr="00000000">
        <w:rPr>
          <w:rtl w:val="0"/>
        </w:rPr>
      </w:r>
    </w:p>
    <w:p w:rsidR="00000000" w:rsidDel="00000000" w:rsidP="00000000" w:rsidRDefault="00000000" w:rsidRPr="00000000" w14:paraId="00000029">
      <w:pPr>
        <w:jc w:val="both"/>
        <w:rPr>
          <w:b w:val="1"/>
          <w:bCs w:val="1"/>
          <w:sz w:val="22"/>
          <w:szCs w:val="22"/>
        </w:rPr>
      </w:pPr>
      <w:r w:rsidDel="00000000" w:rsidR="00000000" w:rsidRPr="00000000">
        <w:rPr>
          <w:b w:val="1"/>
          <w:bCs w:val="1"/>
          <w:sz w:val="22"/>
          <w:szCs w:val="22"/>
          <w:rtl w:val="0"/>
        </w:rPr>
        <w:t xml:space="preserve">2.1 Desain Penelitian</w:t>
      </w:r>
    </w:p>
    <w:p w:rsidR="00000000" w:rsidDel="00000000" w:rsidP="00000000" w:rsidRDefault="00000000" w:rsidRPr="00000000" w14:paraId="0000002A">
      <w:pPr>
        <w:ind w:firstLine="720"/>
        <w:jc w:val="both"/>
        <w:rPr>
          <w:sz w:val="22"/>
          <w:szCs w:val="22"/>
        </w:rPr>
      </w:pPr>
      <w:r w:rsidDel="00000000" w:rsidR="00000000" w:rsidRPr="00000000">
        <w:rPr>
          <w:sz w:val="22"/>
          <w:szCs w:val="22"/>
          <w:rtl w:val="0"/>
        </w:rPr>
        <w:t xml:space="preserve">Penelitian ini menerapkan pendekatan metode campuran (</w:t>
      </w:r>
      <w:r w:rsidDel="00000000" w:rsidR="00000000" w:rsidRPr="00000000">
        <w:rPr>
          <w:i w:val="1"/>
          <w:iCs w:val="1"/>
          <w:sz w:val="22"/>
          <w:szCs w:val="22"/>
          <w:rtl w:val="0"/>
        </w:rPr>
        <w:t xml:space="preserve">mixed-methods research design</w:t>
      </w:r>
      <w:r w:rsidDel="00000000" w:rsidR="00000000" w:rsidRPr="00000000">
        <w:rPr>
          <w:sz w:val="22"/>
          <w:szCs w:val="22"/>
          <w:rtl w:val="0"/>
        </w:rPr>
        <w:t xml:space="preserve">) model sekuensial eksplanatori (Creswell &amp; Cresswell, 2018). Pendekatan kuantitatif diterapkan melalui survei pengukuran sebelum dan sesudah redesain untuk menguji signifikansi peningkatan kualitas pengalaman pengguna secara empiris (Raposo et al., 2026). Siklus perancangan terstandarisasi ISO 9241-210:2019 menuntun keseluruhan tahapan penelitian melalui empat fase berulang (</w:t>
      </w:r>
      <w:r w:rsidDel="00000000" w:rsidR="00000000" w:rsidRPr="00000000">
        <w:rPr>
          <w:i w:val="1"/>
          <w:iCs w:val="1"/>
          <w:sz w:val="22"/>
          <w:szCs w:val="22"/>
          <w:rtl w:val="0"/>
        </w:rPr>
        <w:t xml:space="preserve">iterative cycle</w:t>
      </w:r>
      <w:r w:rsidDel="00000000" w:rsidR="00000000" w:rsidRPr="00000000">
        <w:rPr>
          <w:sz w:val="22"/>
          <w:szCs w:val="22"/>
          <w:rtl w:val="0"/>
        </w:rPr>
        <w:t xml:space="preserve">), yaitu memahami konteks penggunaan, menentukan kebutuhan pengguna, merancang solusi desain, dan mengevaluasi desain terhadap kebutuhan. Diagram alir desain penelitian disajikan secara sistematis pada Gambar 1.</w:t>
      </w:r>
    </w:p>
    <w:p w:rsidR="00000000" w:rsidDel="00000000" w:rsidP="00000000" w:rsidRDefault="00000000" w:rsidRPr="00000000" w14:paraId="0000002B">
      <w:pPr>
        <w:jc w:val="center"/>
        <w:rPr/>
      </w:pPr>
      <w:r w:rsidDel="00000000" w:rsidR="00000000" w:rsidRPr="00000000">
        <w:rPr/>
        <w:drawing>
          <wp:inline distB="0" distT="0" distL="0" distR="0">
            <wp:extent cx="4320540" cy="381000"/>
            <wp:effectExtent b="0" l="0" r="0" t="0"/>
            <wp:docPr id="20374655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2054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b w:val="1"/>
          <w:bCs w:val="1"/>
          <w:sz w:val="22"/>
          <w:szCs w:val="22"/>
        </w:rPr>
      </w:pPr>
      <w:r w:rsidDel="00000000" w:rsidR="00000000" w:rsidRPr="00000000">
        <w:rPr>
          <w:b w:val="1"/>
          <w:bCs w:val="1"/>
          <w:sz w:val="22"/>
          <w:szCs w:val="22"/>
          <w:rtl w:val="0"/>
        </w:rPr>
        <w:t xml:space="preserve">Gambar 1. Diagram alur tahapan penelitian berbasis User-Centered Design</w:t>
      </w:r>
    </w:p>
    <w:p w:rsidR="00000000" w:rsidDel="00000000" w:rsidP="00000000" w:rsidRDefault="00000000" w:rsidRPr="00000000" w14:paraId="0000002D">
      <w:pPr>
        <w:jc w:val="both"/>
        <w:rPr>
          <w:sz w:val="22"/>
          <w:szCs w:val="22"/>
        </w:rPr>
      </w:pPr>
      <w:r w:rsidDel="00000000" w:rsidR="00000000" w:rsidRPr="00000000">
        <w:rPr>
          <w:rtl w:val="0"/>
        </w:rPr>
      </w:r>
    </w:p>
    <w:p w:rsidR="00000000" w:rsidDel="00000000" w:rsidP="00000000" w:rsidRDefault="00000000" w:rsidRPr="00000000" w14:paraId="0000002E">
      <w:pPr>
        <w:jc w:val="both"/>
        <w:rPr>
          <w:b w:val="1"/>
          <w:bCs w:val="1"/>
          <w:sz w:val="22"/>
          <w:szCs w:val="22"/>
        </w:rPr>
      </w:pPr>
      <w:r w:rsidDel="00000000" w:rsidR="00000000" w:rsidRPr="00000000">
        <w:rPr>
          <w:b w:val="1"/>
          <w:bCs w:val="1"/>
          <w:sz w:val="22"/>
          <w:szCs w:val="22"/>
          <w:rtl w:val="0"/>
        </w:rPr>
        <w:t xml:space="preserve">2.2 Analisis Konteks Penggunaan (</w:t>
      </w:r>
      <w:r w:rsidDel="00000000" w:rsidR="00000000" w:rsidRPr="00000000">
        <w:rPr>
          <w:b w:val="1"/>
          <w:bCs w:val="1"/>
          <w:i w:val="1"/>
          <w:iCs w:val="1"/>
          <w:sz w:val="22"/>
          <w:szCs w:val="22"/>
          <w:rtl w:val="0"/>
        </w:rPr>
        <w:t xml:space="preserve">Context of Use</w:t>
      </w:r>
      <w:r w:rsidDel="00000000" w:rsidR="00000000" w:rsidRPr="00000000">
        <w:rPr>
          <w:b w:val="1"/>
          <w:bCs w:val="1"/>
          <w:sz w:val="22"/>
          <w:szCs w:val="22"/>
          <w:rtl w:val="0"/>
        </w:rPr>
        <w:t xml:space="preserve">)</w:t>
      </w:r>
    </w:p>
    <w:p w:rsidR="00000000" w:rsidDel="00000000" w:rsidP="00000000" w:rsidRDefault="00000000" w:rsidRPr="00000000" w14:paraId="0000002F">
      <w:pPr>
        <w:spacing w:after="240" w:lineRule="auto"/>
        <w:ind w:firstLine="720"/>
        <w:jc w:val="both"/>
        <w:rPr>
          <w:sz w:val="22"/>
          <w:szCs w:val="22"/>
        </w:rPr>
      </w:pPr>
      <w:r w:rsidDel="00000000" w:rsidR="00000000" w:rsidRPr="00000000">
        <w:rPr>
          <w:sz w:val="22"/>
          <w:szCs w:val="22"/>
          <w:rtl w:val="0"/>
        </w:rPr>
        <w:t xml:space="preserve">Fase pertama UCD berfokus pada identifikasi karakteristik pengguna, tugas-tugas operasional, lingkungan penggunaan, serta permasalahan faktual pada antarmuka eksisting (ISO, 2018; Norman, 2013).</w:t>
      </w:r>
    </w:p>
    <w:p w:rsidR="00000000" w:rsidDel="00000000" w:rsidP="00000000" w:rsidRDefault="00000000" w:rsidRPr="00000000" w14:paraId="00000030">
      <w:pPr>
        <w:jc w:val="both"/>
        <w:rPr>
          <w:b w:val="1"/>
          <w:bCs w:val="1"/>
          <w:sz w:val="22"/>
          <w:szCs w:val="22"/>
        </w:rPr>
      </w:pPr>
      <w:r w:rsidDel="00000000" w:rsidR="00000000" w:rsidRPr="00000000">
        <w:rPr>
          <w:b w:val="1"/>
          <w:bCs w:val="1"/>
          <w:sz w:val="22"/>
          <w:szCs w:val="22"/>
          <w:rtl w:val="0"/>
        </w:rPr>
        <w:t xml:space="preserve">2.2.1 Survei Pendahuluan dan Pemodelan Persona</w:t>
      </w:r>
    </w:p>
    <w:p w:rsidR="00000000" w:rsidDel="00000000" w:rsidP="00000000" w:rsidRDefault="00000000" w:rsidRPr="00000000" w14:paraId="00000031">
      <w:pPr>
        <w:ind w:firstLine="720"/>
        <w:jc w:val="both"/>
        <w:rPr>
          <w:sz w:val="22"/>
          <w:szCs w:val="22"/>
        </w:rPr>
      </w:pPr>
      <w:r w:rsidDel="00000000" w:rsidR="00000000" w:rsidRPr="00000000">
        <w:rPr>
          <w:sz w:val="22"/>
          <w:szCs w:val="22"/>
          <w:rtl w:val="0"/>
        </w:rPr>
        <w:t xml:space="preserve">Untuk memetakan konteks penggunaan di masyarakat, penelitian ini menyelenggarakan survei pendahuluan (</w:t>
      </w:r>
      <w:r w:rsidDel="00000000" w:rsidR="00000000" w:rsidRPr="00000000">
        <w:rPr>
          <w:i w:val="1"/>
          <w:iCs w:val="1"/>
          <w:sz w:val="22"/>
          <w:szCs w:val="22"/>
          <w:rtl w:val="0"/>
        </w:rPr>
        <w:t xml:space="preserve">preliminary survey</w:t>
      </w:r>
      <w:r w:rsidDel="00000000" w:rsidR="00000000" w:rsidRPr="00000000">
        <w:rPr>
          <w:sz w:val="22"/>
          <w:szCs w:val="22"/>
          <w:rtl w:val="0"/>
        </w:rPr>
        <w:t xml:space="preserve">) sebagai instrumen penggalian kebutuhan awal (Tim Peneliti, 2026). Pengambilan sampel dilakukan menggunakan teknik </w:t>
      </w:r>
      <w:r w:rsidDel="00000000" w:rsidR="00000000" w:rsidRPr="00000000">
        <w:rPr>
          <w:i w:val="1"/>
          <w:iCs w:val="1"/>
          <w:sz w:val="22"/>
          <w:szCs w:val="22"/>
          <w:rtl w:val="0"/>
        </w:rPr>
        <w:t xml:space="preserve">purposive sampling</w:t>
      </w:r>
      <w:r w:rsidDel="00000000" w:rsidR="00000000" w:rsidRPr="00000000">
        <w:rPr>
          <w:sz w:val="22"/>
          <w:szCs w:val="22"/>
          <w:rtl w:val="0"/>
        </w:rPr>
        <w:t xml:space="preserve">, yaitu teknik penentuan sampel non-probabilitas berdasarkan kriteria spesifik yang relevan dengan tujuan riset (Etikan et al., 2016). Kriteria inklusi responden mencakup beberapa hal sebagai berikut.</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Warga masyarakat Kota Bandar Lampung</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Berpotensi mengakses layanan kebencanaan perkotaan serta informasi publik pemerintah daerah.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Instrumen survei pendahuluan berupa kuesioner daring yang memuat 21 butir pernyataan tertutup berskala Likert 1—5 (1 = Sangat Tidak Setuju hingga 5 = Sangat Setuju) guna mengukur persepsi awal terhadap website eksisting. Data yang terkumpul kemudian diolah menggunakan metode pemodelan persona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persona modeling method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menurut Cooper et al. (2014) guna menyusun dua arketipe representasi pengguna antara lain sebagai berikut.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Pengguna Kritis/Darurat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Emergency Persona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Warga yang menghadapi kebakaran atau ancaman kedaruratan hewan buas dalam kondisi panik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stress-induced context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 mana akses panggil darurat satu klik menjadi kebutuhan vital.</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Pengguna Publik/Informatif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Information Persona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Warga, pelaku usaha, atau akademisi yang membutuhkan data statistik kebencanaan, regulasi proteksi kebakaran, dokumen LKJIP/Renstra, dan berita kedinasan.</w:t>
      </w:r>
    </w:p>
    <w:p w:rsidR="00000000" w:rsidDel="00000000" w:rsidP="00000000" w:rsidRDefault="00000000" w:rsidRPr="00000000" w14:paraId="00000037">
      <w:pPr>
        <w:jc w:val="both"/>
        <w:rPr>
          <w:b w:val="1"/>
          <w:bCs w:val="1"/>
          <w:sz w:val="22"/>
          <w:szCs w:val="22"/>
        </w:rPr>
      </w:pPr>
      <w:r w:rsidDel="00000000" w:rsidR="00000000" w:rsidRPr="00000000">
        <w:rPr>
          <w:b w:val="1"/>
          <w:bCs w:val="1"/>
          <w:sz w:val="22"/>
          <w:szCs w:val="22"/>
          <w:rtl w:val="0"/>
        </w:rPr>
        <w:t xml:space="preserve">2.2.2 Evaluasi Heuristik Antarmuka Eksisting</w:t>
      </w:r>
    </w:p>
    <w:p w:rsidR="00000000" w:rsidDel="00000000" w:rsidP="00000000" w:rsidRDefault="00000000" w:rsidRPr="00000000" w14:paraId="00000038">
      <w:pPr>
        <w:ind w:firstLine="720"/>
        <w:jc w:val="both"/>
        <w:rPr>
          <w:sz w:val="22"/>
          <w:szCs w:val="22"/>
        </w:rPr>
      </w:pPr>
      <w:r w:rsidDel="00000000" w:rsidR="00000000" w:rsidRPr="00000000">
        <w:rPr>
          <w:sz w:val="22"/>
          <w:szCs w:val="22"/>
          <w:rtl w:val="0"/>
        </w:rPr>
        <w:t xml:space="preserve">Secara simultan, dilakukan evaluasi heuristik sebagai metode inspeksi kebergunaan formal (</w:t>
      </w:r>
      <w:r w:rsidDel="00000000" w:rsidR="00000000" w:rsidRPr="00000000">
        <w:rPr>
          <w:i w:val="1"/>
          <w:iCs w:val="1"/>
          <w:sz w:val="22"/>
          <w:szCs w:val="22"/>
          <w:rtl w:val="0"/>
        </w:rPr>
        <w:t xml:space="preserve">formal usability inspection</w:t>
      </w:r>
      <w:r w:rsidDel="00000000" w:rsidR="00000000" w:rsidRPr="00000000">
        <w:rPr>
          <w:sz w:val="22"/>
          <w:szCs w:val="22"/>
          <w:rtl w:val="0"/>
        </w:rPr>
        <w:t xml:space="preserve">) yang dilakukan oleh penilai (</w:t>
      </w:r>
      <w:r w:rsidDel="00000000" w:rsidR="00000000" w:rsidRPr="00000000">
        <w:rPr>
          <w:i w:val="1"/>
          <w:iCs w:val="1"/>
          <w:sz w:val="22"/>
          <w:szCs w:val="22"/>
          <w:rtl w:val="0"/>
        </w:rPr>
        <w:t xml:space="preserve">evaluator</w:t>
      </w:r>
      <w:r w:rsidDel="00000000" w:rsidR="00000000" w:rsidRPr="00000000">
        <w:rPr>
          <w:sz w:val="22"/>
          <w:szCs w:val="22"/>
          <w:rtl w:val="0"/>
        </w:rPr>
        <w:t xml:space="preserve">) untuk mengidentifikasi anomali pada antarmuka web eksisting tanpa bias pengguna awam (Nielsen &amp; Mack, 1994). Evaluasi dilakukan dengan merujuk pada panduan </w:t>
      </w:r>
      <w:r w:rsidDel="00000000" w:rsidR="00000000" w:rsidRPr="00000000">
        <w:rPr>
          <w:i w:val="1"/>
          <w:iCs w:val="1"/>
          <w:sz w:val="22"/>
          <w:szCs w:val="22"/>
          <w:rtl w:val="0"/>
        </w:rPr>
        <w:t xml:space="preserve">10 Usability Heuristics </w:t>
      </w:r>
      <w:r w:rsidDel="00000000" w:rsidR="00000000" w:rsidRPr="00000000">
        <w:rPr>
          <w:sz w:val="22"/>
          <w:szCs w:val="22"/>
          <w:rtl w:val="0"/>
        </w:rPr>
        <w:t xml:space="preserve">yang dikembangkan oleh Nielsen (1994) antara lain sebagai berikut.</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Visibility of system status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(H1): Sistem harus selalu memberikan umpan balik yang relevan mengenai status operasi yang sedang berlangsung dalam waktu yang wajar.</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Match between system and the real world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(H2): Bahasa, terminologi, dan konsep sistem harus merefleksikan dunia nyata yang akrab bagi masyarakat awam.</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User control and freedom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(H3): Menyediakan fasilitas pembatalan atau jalan keluar yang jelas saat pengguna salah memilih opsi.</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Consistency and standards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(H4): Mempertahankan konsistensi penamaan elemen, ikon, dan tata letak di seluruh halaman.</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Error prevention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(H5): Mencegah terjadinya kesalahan input sejak awal melalui rancangan antarmuka yang presisi.</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Recognition rather than recall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(H6): Meminimalkan beban memori pengguna dengan membuat opsi dan tindakan terlihat secara eksplisit.</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Flexibility and efficiency of use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(H7): Menyediakan akselerator tindakan cepat yang memudahkan navigasi pengguna.</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Aesthetic and minimalist design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(H8): Menghindari elemen visual yang tidak relevan yang berpotensi mengaburkan informasi penting.</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Help users recognize, diagnose, and recover from errors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(H9): Menyajikan pesan galat yang informatif dengan instruksi solusi yang jelas.</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Help and documentation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(H10): Menyediakan panduan penggunaan dan dokumentasi yang ringkas dan mudah ditemukan.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menetapkan prioritas penanganan masalah antarmuka, setiap temuan diklasifikasikan tingkat keparahannya menggunakan skala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Severity Rating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menurut Nielsen (1994) antara lain sebagai berikut.</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Skor 0: Bukan masalah kebergunaan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not a usability problem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Skor 1: Masalah kosmetik belaka, perbaikan berprioritas rendah.</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Skor 2: Masalah kebergunaan minor, perbaikan berprioritas sedang.</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Skor 3: Masalah kebergunaan mayor, perbaikan berprioritas tinggi.</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Skor 4: Bencana kebergunaan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usability catasthrope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menghalangi interaksi esensial sehingga wajib diperbaiki sebelum sistem dirilis.</w:t>
      </w:r>
    </w:p>
    <w:p w:rsidR="00000000" w:rsidDel="00000000" w:rsidP="00000000" w:rsidRDefault="00000000" w:rsidRPr="00000000" w14:paraId="00000049">
      <w:pPr>
        <w:jc w:val="both"/>
        <w:rPr>
          <w:b w:val="1"/>
          <w:bCs w:val="1"/>
          <w:i w:val="1"/>
          <w:iCs w:val="1"/>
          <w:sz w:val="22"/>
          <w:szCs w:val="22"/>
        </w:rPr>
      </w:pPr>
      <w:r w:rsidDel="00000000" w:rsidR="00000000" w:rsidRPr="00000000">
        <w:rPr>
          <w:b w:val="1"/>
          <w:bCs w:val="1"/>
          <w:sz w:val="22"/>
          <w:szCs w:val="22"/>
          <w:rtl w:val="0"/>
        </w:rPr>
        <w:t xml:space="preserve">2.3 Spesifikasi Kebutuhan dan Parameter Prinsip HCI</w:t>
      </w:r>
      <w:r w:rsidDel="00000000" w:rsidR="00000000" w:rsidRPr="00000000">
        <w:rPr>
          <w:rtl w:val="0"/>
        </w:rPr>
      </w:r>
    </w:p>
    <w:p w:rsidR="00000000" w:rsidDel="00000000" w:rsidP="00000000" w:rsidRDefault="00000000" w:rsidRPr="00000000" w14:paraId="0000004A">
      <w:pPr>
        <w:spacing w:after="240" w:lineRule="auto"/>
        <w:ind w:firstLine="720"/>
        <w:jc w:val="both"/>
        <w:rPr>
          <w:sz w:val="22"/>
          <w:szCs w:val="22"/>
        </w:rPr>
      </w:pPr>
      <w:r w:rsidDel="00000000" w:rsidR="00000000" w:rsidRPr="00000000">
        <w:rPr>
          <w:sz w:val="22"/>
          <w:szCs w:val="22"/>
          <w:rtl w:val="0"/>
        </w:rPr>
        <w:t xml:space="preserve">Fase kedua UCD bertujuan menerjemahkan temuan konteks pengguna dan kelemahan heuristik ke dalam spesifikasi kebutuhan sistem yang terukur (ISO, 2019).</w:t>
      </w:r>
    </w:p>
    <w:p w:rsidR="00000000" w:rsidDel="00000000" w:rsidP="00000000" w:rsidRDefault="00000000" w:rsidRPr="00000000" w14:paraId="0000004B">
      <w:pPr>
        <w:jc w:val="both"/>
        <w:rPr>
          <w:b w:val="1"/>
          <w:bCs w:val="1"/>
          <w:sz w:val="22"/>
          <w:szCs w:val="22"/>
        </w:rPr>
      </w:pPr>
      <w:r w:rsidDel="00000000" w:rsidR="00000000" w:rsidRPr="00000000">
        <w:rPr>
          <w:b w:val="1"/>
          <w:bCs w:val="1"/>
          <w:sz w:val="22"/>
          <w:szCs w:val="22"/>
          <w:rtl w:val="0"/>
        </w:rPr>
        <w:t xml:space="preserve">2.3.1 Perumusan Matriks Kebutuhan Pengguna</w:t>
      </w:r>
    </w:p>
    <w:p w:rsidR="00000000" w:rsidDel="00000000" w:rsidP="00000000" w:rsidRDefault="00000000" w:rsidRPr="00000000" w14:paraId="0000004C">
      <w:pPr>
        <w:spacing w:after="240" w:lineRule="auto"/>
        <w:ind w:firstLine="720"/>
        <w:jc w:val="both"/>
        <w:rPr>
          <w:sz w:val="22"/>
          <w:szCs w:val="22"/>
        </w:rPr>
      </w:pPr>
      <w:r w:rsidDel="00000000" w:rsidR="00000000" w:rsidRPr="00000000">
        <w:rPr>
          <w:sz w:val="22"/>
          <w:szCs w:val="22"/>
          <w:rtl w:val="0"/>
        </w:rPr>
        <w:t xml:space="preserve">Kebutuhan sistem dirumuskan ke dalam matriks kebutuhan fungsional dan non-fungsional antarmuka. Kebutuhan fungsional menitikberatkan pada penyediaan tombol panggil cepat darurat, formulir pelaporan terpisah antara kebakaran dan non-kebakaran, modul penelusuran berkas SOP dan LKJIP, serta penyajian statistik visual kejadian. Kebutuhan non-fungsional mencakup kecepatan waktu muat halaman (</w:t>
      </w:r>
      <w:r w:rsidDel="00000000" w:rsidR="00000000" w:rsidRPr="00000000">
        <w:rPr>
          <w:i w:val="1"/>
          <w:iCs w:val="1"/>
          <w:sz w:val="22"/>
          <w:szCs w:val="22"/>
          <w:rtl w:val="0"/>
        </w:rPr>
        <w:t xml:space="preserve">load time</w:t>
      </w:r>
      <w:r w:rsidDel="00000000" w:rsidR="00000000" w:rsidRPr="00000000">
        <w:rPr>
          <w:sz w:val="22"/>
          <w:szCs w:val="22"/>
          <w:rtl w:val="0"/>
        </w:rPr>
        <w:t xml:space="preserve">), kejelasan hierarki teks, serta pemenuhan standar aksebilitas visual berbasis </w:t>
      </w:r>
      <w:r w:rsidDel="00000000" w:rsidR="00000000" w:rsidRPr="00000000">
        <w:rPr>
          <w:i w:val="1"/>
          <w:iCs w:val="1"/>
          <w:sz w:val="22"/>
          <w:szCs w:val="22"/>
          <w:rtl w:val="0"/>
        </w:rPr>
        <w:t xml:space="preserve">Web Content Accessibility Guidelines </w:t>
      </w:r>
      <w:r w:rsidDel="00000000" w:rsidR="00000000" w:rsidRPr="00000000">
        <w:rPr>
          <w:sz w:val="22"/>
          <w:szCs w:val="22"/>
          <w:rtl w:val="0"/>
        </w:rPr>
        <w:t xml:space="preserve">(WCAG) 2.1 Level AA dengan rasio kontras warna minimal 4,5:1 untuk teks normal (World Wide Web Consortium [W3C], 2018).</w:t>
      </w:r>
    </w:p>
    <w:p w:rsidR="00000000" w:rsidDel="00000000" w:rsidP="00000000" w:rsidRDefault="00000000" w:rsidRPr="00000000" w14:paraId="0000004D">
      <w:pPr>
        <w:jc w:val="both"/>
        <w:rPr>
          <w:b w:val="1"/>
          <w:bCs w:val="1"/>
          <w:sz w:val="22"/>
          <w:szCs w:val="22"/>
        </w:rPr>
      </w:pPr>
      <w:r w:rsidDel="00000000" w:rsidR="00000000" w:rsidRPr="00000000">
        <w:rPr>
          <w:b w:val="1"/>
          <w:bCs w:val="1"/>
          <w:sz w:val="22"/>
          <w:szCs w:val="22"/>
          <w:rtl w:val="0"/>
        </w:rPr>
        <w:t xml:space="preserve">2.3.2 Parameter Penerapan 5 Prinsip Interaksi Manusia dan Komputer</w:t>
      </w:r>
    </w:p>
    <w:p w:rsidR="00000000" w:rsidDel="00000000" w:rsidP="00000000" w:rsidRDefault="00000000" w:rsidRPr="00000000" w14:paraId="0000004E">
      <w:pPr>
        <w:ind w:firstLine="720"/>
        <w:jc w:val="both"/>
        <w:rPr>
          <w:sz w:val="22"/>
          <w:szCs w:val="22"/>
        </w:rPr>
      </w:pPr>
      <w:r w:rsidDel="00000000" w:rsidR="00000000" w:rsidRPr="00000000">
        <w:rPr>
          <w:sz w:val="22"/>
          <w:szCs w:val="22"/>
          <w:rtl w:val="0"/>
        </w:rPr>
        <w:t xml:space="preserve">Perancangan sistem dipandu oleh lima parameter prinsip HCI antara lain sebagai berikut.</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Navigasi Fluid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Fluid Navigation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Menerapkan navigasi persisten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sticky header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rekam jejak tautan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breadcrumbs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untuk meminimalkan disorientasi spasial pengguna di setiap level halaman (Kalbach, 2007; Nielsen &amp; Loranger, 2006).</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Bahasa Ekspresif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Expresive Human and Command Languages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Mengganti istilah birokrasi yang kaku dengan label perintah berorientasi tindakan yang tegas, seperti “DARURAT: 113” dan “Panggil Bantuan Segera”, serta menyajikan teks umpan balik sistem yang komunikatif saat interaksi berhasil atau gagal (Shneiderman et al., 2016).</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Manipulasi Langsung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Direct Manipulation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Mengadopsi prinsip Shneiderman (1983) melalui representasi visual objek interaksi secara berkelanjutan, aksi fisik yang cepat beripa penekanan tombol penyaring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filter pills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sekali klik, dan kemampuan inisiasi panggilan telepon darurat langsung dari peramban gawa via protokol tautan.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Pengalaman Tepat Waktu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Timely User Experiences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Menerapkan prinsip desain emosional dan viseral (Norman, 2004) dengan menampilkan status kesiapsiagaan operasional secara waktu nyata (real-time 24/7) serta menyediakan bilah aksi darurat mengambang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floating emergency action bar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yang senantiasa terlihat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always visible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 seluruh halaman.</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Pencarian Informasi (I</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nformation 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Mengadopsi kerangka kerja pencarian dinamis (Falconi et al., 2023; Shneiderman et al., 1997) melalui penyediaan kotak pencarian instan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instant 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penanganan status hasil pencarian kosong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empty-state feedback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penyaringan dokumen bertingkat.</w:t>
      </w:r>
    </w:p>
    <w:p w:rsidR="00000000" w:rsidDel="00000000" w:rsidP="00000000" w:rsidRDefault="00000000" w:rsidRPr="00000000" w14:paraId="00000054">
      <w:pPr>
        <w:jc w:val="both"/>
        <w:rPr>
          <w:b w:val="1"/>
          <w:bCs w:val="1"/>
          <w:sz w:val="22"/>
          <w:szCs w:val="22"/>
        </w:rPr>
      </w:pPr>
      <w:r w:rsidDel="00000000" w:rsidR="00000000" w:rsidRPr="00000000">
        <w:rPr>
          <w:b w:val="1"/>
          <w:bCs w:val="1"/>
          <w:sz w:val="22"/>
          <w:szCs w:val="22"/>
          <w:rtl w:val="0"/>
        </w:rPr>
        <w:t xml:space="preserve">2.4 Perancangan Solusi Desain (</w:t>
      </w:r>
      <w:r w:rsidDel="00000000" w:rsidR="00000000" w:rsidRPr="00000000">
        <w:rPr>
          <w:b w:val="1"/>
          <w:bCs w:val="1"/>
          <w:i w:val="1"/>
          <w:iCs w:val="1"/>
          <w:sz w:val="22"/>
          <w:szCs w:val="22"/>
          <w:rtl w:val="0"/>
        </w:rPr>
        <w:t xml:space="preserve">Produce Design Solutions</w:t>
      </w:r>
      <w:r w:rsidDel="00000000" w:rsidR="00000000" w:rsidRPr="00000000">
        <w:rPr>
          <w:b w:val="1"/>
          <w:bCs w:val="1"/>
          <w:sz w:val="22"/>
          <w:szCs w:val="22"/>
          <w:rtl w:val="0"/>
        </w:rPr>
        <w:t xml:space="preserve">)</w:t>
      </w:r>
    </w:p>
    <w:p w:rsidR="00000000" w:rsidDel="00000000" w:rsidP="00000000" w:rsidRDefault="00000000" w:rsidRPr="00000000" w14:paraId="00000055">
      <w:pPr>
        <w:spacing w:after="240" w:lineRule="auto"/>
        <w:ind w:firstLine="720"/>
        <w:jc w:val="both"/>
        <w:rPr>
          <w:sz w:val="22"/>
          <w:szCs w:val="22"/>
        </w:rPr>
      </w:pPr>
      <w:r w:rsidDel="00000000" w:rsidR="00000000" w:rsidRPr="00000000">
        <w:rPr>
          <w:sz w:val="22"/>
          <w:szCs w:val="22"/>
          <w:rtl w:val="0"/>
        </w:rPr>
        <w:t xml:space="preserve">Fase ketiga UCD merealisasikan spesifikasi kebutuhan sistem ke dalam bentuk rancangan antarmuka visual secara bertahap dari fidelitas rendah hingga fidelitas tinggi (Preece et al., 2019).</w:t>
      </w:r>
    </w:p>
    <w:p w:rsidR="00000000" w:rsidDel="00000000" w:rsidP="00000000" w:rsidRDefault="00000000" w:rsidRPr="00000000" w14:paraId="00000056">
      <w:pPr>
        <w:jc w:val="both"/>
        <w:rPr>
          <w:b w:val="1"/>
          <w:bCs w:val="1"/>
          <w:i w:val="1"/>
          <w:iCs w:val="1"/>
          <w:sz w:val="22"/>
          <w:szCs w:val="22"/>
        </w:rPr>
      </w:pPr>
      <w:r w:rsidDel="00000000" w:rsidR="00000000" w:rsidRPr="00000000">
        <w:rPr>
          <w:b w:val="1"/>
          <w:bCs w:val="1"/>
          <w:sz w:val="22"/>
          <w:szCs w:val="22"/>
          <w:rtl w:val="0"/>
        </w:rPr>
        <w:t xml:space="preserve">2.4.1 Arsitektur Informasi dan Pemodelan </w:t>
      </w:r>
      <w:r w:rsidDel="00000000" w:rsidR="00000000" w:rsidRPr="00000000">
        <w:rPr>
          <w:b w:val="1"/>
          <w:bCs w:val="1"/>
          <w:i w:val="1"/>
          <w:iCs w:val="1"/>
          <w:sz w:val="22"/>
          <w:szCs w:val="22"/>
          <w:rtl w:val="0"/>
        </w:rPr>
        <w:t xml:space="preserve">User Flow</w:t>
      </w:r>
    </w:p>
    <w:p w:rsidR="00000000" w:rsidDel="00000000" w:rsidP="00000000" w:rsidRDefault="00000000" w:rsidRPr="00000000" w14:paraId="00000057">
      <w:pPr>
        <w:jc w:val="both"/>
        <w:rPr>
          <w:b w:val="1"/>
          <w:bCs w:val="1"/>
          <w:i w:val="1"/>
          <w:iCs w:val="1"/>
          <w:sz w:val="22"/>
          <w:szCs w:val="22"/>
        </w:rPr>
      </w:pPr>
      <w:r w:rsidDel="00000000" w:rsidR="00000000" w:rsidRPr="00000000">
        <w:rPr>
          <w:b w:val="1"/>
          <w:bCs w:val="1"/>
          <w:sz w:val="22"/>
          <w:szCs w:val="22"/>
          <w:rtl w:val="0"/>
        </w:rPr>
        <w:t xml:space="preserve">2.4.2 Prosedur </w:t>
      </w:r>
      <w:r w:rsidDel="00000000" w:rsidR="00000000" w:rsidRPr="00000000">
        <w:rPr>
          <w:b w:val="1"/>
          <w:bCs w:val="1"/>
          <w:i w:val="1"/>
          <w:iCs w:val="1"/>
          <w:sz w:val="22"/>
          <w:szCs w:val="22"/>
          <w:rtl w:val="0"/>
        </w:rPr>
        <w:t xml:space="preserve">Wireframe, Mockup, </w:t>
      </w:r>
      <w:r w:rsidDel="00000000" w:rsidR="00000000" w:rsidRPr="00000000">
        <w:rPr>
          <w:b w:val="1"/>
          <w:bCs w:val="1"/>
          <w:sz w:val="22"/>
          <w:szCs w:val="22"/>
          <w:rtl w:val="0"/>
        </w:rPr>
        <w:t xml:space="preserve">dan </w:t>
      </w:r>
      <w:r w:rsidDel="00000000" w:rsidR="00000000" w:rsidRPr="00000000">
        <w:rPr>
          <w:b w:val="1"/>
          <w:bCs w:val="1"/>
          <w:i w:val="1"/>
          <w:iCs w:val="1"/>
          <w:sz w:val="22"/>
          <w:szCs w:val="22"/>
          <w:rtl w:val="0"/>
        </w:rPr>
        <w:t xml:space="preserve">Prototype</w:t>
      </w:r>
    </w:p>
    <w:p w:rsidR="00000000" w:rsidDel="00000000" w:rsidP="00000000" w:rsidRDefault="00000000" w:rsidRPr="00000000" w14:paraId="00000058">
      <w:pPr>
        <w:jc w:val="both"/>
        <w:rPr>
          <w:b w:val="1"/>
          <w:bCs w:val="1"/>
          <w:sz w:val="22"/>
          <w:szCs w:val="22"/>
        </w:rPr>
      </w:pPr>
      <w:r w:rsidDel="00000000" w:rsidR="00000000" w:rsidRPr="00000000">
        <w:rPr>
          <w:b w:val="1"/>
          <w:bCs w:val="1"/>
          <w:sz w:val="22"/>
          <w:szCs w:val="22"/>
          <w:rtl w:val="0"/>
        </w:rPr>
        <w:t xml:space="preserve">2.5 Evaluasi Desain (Instrumen dan Analisis Data WebQual 4.0)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jc w:val="both"/>
        <w:rPr>
          <w:sz w:val="22"/>
          <w:szCs w:val="22"/>
        </w:rPr>
      </w:pPr>
      <w:r w:rsidDel="00000000" w:rsidR="00000000" w:rsidRPr="00000000">
        <w:rPr>
          <w:rtl w:val="0"/>
        </w:rPr>
      </w:r>
    </w:p>
    <w:p w:rsidR="00000000" w:rsidDel="00000000" w:rsidP="00000000" w:rsidRDefault="00000000" w:rsidRPr="00000000" w14:paraId="0000005B">
      <w:pPr>
        <w:jc w:val="center"/>
        <w:rPr>
          <w:b w:val="1"/>
          <w:bCs w:val="1"/>
          <w:sz w:val="22"/>
          <w:szCs w:val="22"/>
        </w:rPr>
      </w:pPr>
      <w:r w:rsidDel="00000000" w:rsidR="00000000" w:rsidRPr="00000000">
        <w:rPr>
          <w:b w:val="1"/>
          <w:bCs w:val="1"/>
          <w:sz w:val="22"/>
          <w:szCs w:val="22"/>
          <w:rtl w:val="0"/>
        </w:rPr>
        <w:t xml:space="preserve">3. HASIL DAN PEMBAHASAN</w:t>
      </w:r>
    </w:p>
    <w:p w:rsidR="00000000" w:rsidDel="00000000" w:rsidP="00000000" w:rsidRDefault="00000000" w:rsidRPr="00000000" w14:paraId="0000005C">
      <w:pPr>
        <w:jc w:val="center"/>
        <w:rPr>
          <w:sz w:val="22"/>
          <w:szCs w:val="22"/>
        </w:rPr>
      </w:pPr>
      <w:r w:rsidDel="00000000" w:rsidR="00000000" w:rsidRPr="00000000">
        <w:rPr>
          <w:rtl w:val="0"/>
        </w:rPr>
      </w:r>
    </w:p>
    <w:p w:rsidR="00000000" w:rsidDel="00000000" w:rsidP="00000000" w:rsidRDefault="00000000" w:rsidRPr="00000000" w14:paraId="0000005D">
      <w:pPr>
        <w:ind w:firstLine="720"/>
        <w:jc w:val="both"/>
        <w:rPr>
          <w:sz w:val="22"/>
          <w:szCs w:val="22"/>
        </w:rPr>
      </w:pPr>
      <w:r w:rsidDel="00000000" w:rsidR="00000000" w:rsidRPr="00000000">
        <w:rPr>
          <w:sz w:val="22"/>
          <w:szCs w:val="22"/>
          <w:rtl w:val="0"/>
        </w:rPr>
        <w:t xml:space="preserve">Pembahasan terhadap hasil penelitian dan pengujian yang diperoleh disajikan dalam bentuk uraian teoritik, baik secara kualitatif maupun kuantitatif. Hasil olah data secara deskriptif ditampilkan dalam bentuk grafik ataupun tabel.</w:t>
      </w:r>
    </w:p>
    <w:p w:rsidR="00000000" w:rsidDel="00000000" w:rsidP="00000000" w:rsidRDefault="00000000" w:rsidRPr="00000000" w14:paraId="0000005E">
      <w:pPr>
        <w:ind w:firstLine="720"/>
        <w:jc w:val="both"/>
        <w:rPr>
          <w:b w:val="1"/>
          <w:bCs w:val="1"/>
          <w:sz w:val="22"/>
          <w:szCs w:val="22"/>
        </w:rPr>
      </w:pPr>
      <w:r w:rsidDel="00000000" w:rsidR="00000000" w:rsidRPr="00000000">
        <w:rPr>
          <w:b w:val="1"/>
          <w:bCs w:val="1"/>
          <w:sz w:val="22"/>
          <w:szCs w:val="22"/>
          <w:rtl w:val="0"/>
        </w:rPr>
        <w:t xml:space="preserve">3.1 Hasil Audit Kondisi Awal</w:t>
      </w:r>
    </w:p>
    <w:p w:rsidR="00000000" w:rsidDel="00000000" w:rsidP="00000000" w:rsidRDefault="00000000" w:rsidRPr="00000000" w14:paraId="0000005F">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3.1.1 </w:t>
      </w:r>
      <w:r w:rsidDel="00000000" w:rsidR="00000000" w:rsidRPr="00000000">
        <w:rPr>
          <w:rFonts w:ascii="Times" w:cs="Times" w:eastAsia="Times" w:hAnsi="Times"/>
          <w:i w:val="1"/>
          <w:iCs w:val="1"/>
          <w:sz w:val="22"/>
          <w:szCs w:val="22"/>
          <w:rtl w:val="0"/>
        </w:rPr>
        <w:t xml:space="preserve">Visibility of System Status</w:t>
      </w:r>
    </w:p>
    <w:p w:rsidR="00000000" w:rsidDel="00000000" w:rsidP="00000000" w:rsidRDefault="00000000" w:rsidRPr="00000000" w14:paraId="00000060">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Tidak tersedia indikator status pemuatan (loading indicator)r), umpan balik saat mengirim pesan nihil, dan carousel spanduk berputar tanpapenanda titik (dots).</w:t>
      </w:r>
      <w:r w:rsidDel="00000000" w:rsidR="00000000" w:rsidRPr="00000000">
        <w:rPr>
          <w:rtl w:val="0"/>
        </w:rPr>
      </w:r>
    </w:p>
    <w:p w:rsidR="00000000" w:rsidDel="00000000" w:rsidP="00000000" w:rsidRDefault="00000000" w:rsidRPr="00000000" w14:paraId="00000061">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3.1.2 </w:t>
      </w:r>
      <w:r w:rsidDel="00000000" w:rsidR="00000000" w:rsidRPr="00000000">
        <w:rPr>
          <w:rFonts w:ascii="Times" w:cs="Times" w:eastAsia="Times" w:hAnsi="Times"/>
          <w:i w:val="1"/>
          <w:iCs w:val="1"/>
          <w:sz w:val="22"/>
          <w:szCs w:val="22"/>
          <w:rtl w:val="0"/>
        </w:rPr>
        <w:t xml:space="preserve">Match between System and Real World</w:t>
      </w:r>
    </w:p>
    <w:p w:rsidR="00000000" w:rsidDel="00000000" w:rsidP="00000000" w:rsidRDefault="00000000" w:rsidRPr="00000000" w14:paraId="00000062">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Penggunaan akronim teknis birokrasi seperti "LKJIP", "Renstra", dan"SOP Uji Proteksi" tanpa penjelasan awam bagi masyarakat yang membutuhkan informasi darurat.</w:t>
      </w:r>
      <w:r w:rsidDel="00000000" w:rsidR="00000000" w:rsidRPr="00000000">
        <w:rPr>
          <w:rtl w:val="0"/>
        </w:rPr>
      </w:r>
    </w:p>
    <w:p w:rsidR="00000000" w:rsidDel="00000000" w:rsidP="00000000" w:rsidRDefault="00000000" w:rsidRPr="00000000" w14:paraId="00000063">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3.1.3 </w:t>
      </w:r>
      <w:r w:rsidDel="00000000" w:rsidR="00000000" w:rsidRPr="00000000">
        <w:rPr>
          <w:rFonts w:ascii="Times" w:cs="Times" w:eastAsia="Times" w:hAnsi="Times"/>
          <w:i w:val="1"/>
          <w:iCs w:val="1"/>
          <w:sz w:val="22"/>
          <w:szCs w:val="22"/>
          <w:rtl w:val="0"/>
        </w:rPr>
        <w:t xml:space="preserve">User Control and Freedom</w:t>
      </w:r>
    </w:p>
    <w:p w:rsidR="00000000" w:rsidDel="00000000" w:rsidP="00000000" w:rsidRDefault="00000000" w:rsidRPr="00000000" w14:paraId="00000064">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Sebagian besar tautan eksternal dan unduhan dokumen membuka tab baru peramban secara paksa tanpa opsi kembali atau kontrol pembatalan.</w:t>
      </w:r>
      <w:r w:rsidDel="00000000" w:rsidR="00000000" w:rsidRPr="00000000">
        <w:rPr>
          <w:rtl w:val="0"/>
        </w:rPr>
      </w:r>
    </w:p>
    <w:p w:rsidR="00000000" w:rsidDel="00000000" w:rsidP="00000000" w:rsidRDefault="00000000" w:rsidRPr="00000000" w14:paraId="00000065">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3.1.4 </w:t>
      </w:r>
      <w:r w:rsidDel="00000000" w:rsidR="00000000" w:rsidRPr="00000000">
        <w:rPr>
          <w:rFonts w:ascii="Times" w:cs="Times" w:eastAsia="Times" w:hAnsi="Times"/>
          <w:i w:val="1"/>
          <w:iCs w:val="1"/>
          <w:sz w:val="22"/>
          <w:szCs w:val="22"/>
          <w:rtl w:val="0"/>
        </w:rPr>
        <w:t xml:space="preserve">Consistency and Standards</w:t>
      </w:r>
    </w:p>
    <w:p w:rsidR="00000000" w:rsidDel="00000000" w:rsidP="00000000" w:rsidRDefault="00000000" w:rsidRPr="00000000" w14:paraId="00000066">
      <w:pPr>
        <w:ind w:left="720" w:firstLine="72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Ukuran font, gaya tombol, dan penataan kolom tidak konsisten antara halaman Profil, Galeri, dan Berita.</w:t>
      </w:r>
    </w:p>
    <w:p w:rsidR="00000000" w:rsidDel="00000000" w:rsidP="00000000" w:rsidRDefault="00000000" w:rsidRPr="00000000" w14:paraId="00000067">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3.1.5 </w:t>
      </w:r>
      <w:r w:rsidDel="00000000" w:rsidR="00000000" w:rsidRPr="00000000">
        <w:rPr>
          <w:rFonts w:ascii="Times" w:cs="Times" w:eastAsia="Times" w:hAnsi="Times"/>
          <w:i w:val="1"/>
          <w:iCs w:val="1"/>
          <w:sz w:val="22"/>
          <w:szCs w:val="22"/>
          <w:rtl w:val="0"/>
        </w:rPr>
        <w:t xml:space="preserve">Error Prevention</w:t>
      </w:r>
    </w:p>
    <w:p w:rsidR="00000000" w:rsidDel="00000000" w:rsidP="00000000" w:rsidRDefault="00000000" w:rsidRPr="00000000" w14:paraId="00000068">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Formulir kontak tidak memiliki validasi format nomor ponsel danalamat email, serta tidak memiliki modal konfirmasi sebelum data dikirim.</w:t>
      </w:r>
      <w:r w:rsidDel="00000000" w:rsidR="00000000" w:rsidRPr="00000000">
        <w:rPr>
          <w:rtl w:val="0"/>
        </w:rPr>
      </w:r>
    </w:p>
    <w:p w:rsidR="00000000" w:rsidDel="00000000" w:rsidP="00000000" w:rsidRDefault="00000000" w:rsidRPr="00000000" w14:paraId="00000069">
      <w:pPr>
        <w:ind w:firstLine="720"/>
        <w:jc w:val="both"/>
        <w:rPr>
          <w:b w:val="1"/>
          <w:bCs w:val="1"/>
          <w:sz w:val="22"/>
          <w:szCs w:val="22"/>
        </w:rPr>
      </w:pPr>
      <w:r w:rsidDel="00000000" w:rsidR="00000000" w:rsidRPr="00000000">
        <w:rPr>
          <w:b w:val="1"/>
          <w:bCs w:val="1"/>
          <w:sz w:val="22"/>
          <w:szCs w:val="22"/>
          <w:rtl w:val="0"/>
        </w:rPr>
        <w:t xml:space="preserve">3.2 Hasil Perancangan Prototipe Redesain</w:t>
      </w:r>
    </w:p>
    <w:p w:rsidR="00000000" w:rsidDel="00000000" w:rsidP="00000000" w:rsidRDefault="00000000" w:rsidRPr="00000000" w14:paraId="0000006A">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3.2.1 </w:t>
      </w:r>
      <w:r w:rsidDel="00000000" w:rsidR="00000000" w:rsidRPr="00000000">
        <w:rPr>
          <w:rFonts w:ascii="Times" w:cs="Times" w:eastAsia="Times" w:hAnsi="Times"/>
          <w:i w:val="1"/>
          <w:iCs w:val="1"/>
          <w:sz w:val="22"/>
          <w:szCs w:val="22"/>
          <w:rtl w:val="0"/>
        </w:rPr>
        <w:t xml:space="preserve">Expressive Human &amp; Command Languages</w:t>
      </w:r>
    </w:p>
    <w:p w:rsidR="00000000" w:rsidDel="00000000" w:rsidP="00000000" w:rsidRDefault="00000000" w:rsidRPr="00000000" w14:paraId="0000006B">
      <w:pPr>
        <w:ind w:left="720" w:firstLine="72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Antarmuka awal menyajikan label tombol yang kaku ("Kirim Pesan","Submit", "Download File") tanpa kepastian respons. Pada purwarupa redesain, bahasa perintah diubah menjadi frasa yang humanis dan berorientasi aksi langsung ("Hubungi Posko 113 Sekarang", "Unduh Panduan Keselamatan PDF", "Kirimkan Laporan Kejadian"). Saat pengguna berinteraksi, sistem memberikan umpan balik mikro </w:t>
      </w:r>
      <w:r w:rsidDel="00000000" w:rsidR="00000000" w:rsidRPr="00000000">
        <w:rPr>
          <w:rFonts w:ascii="Times" w:cs="Times" w:eastAsia="Times" w:hAnsi="Times"/>
          <w:i w:val="1"/>
          <w:iCs w:val="1"/>
          <w:sz w:val="22"/>
          <w:szCs w:val="22"/>
          <w:rtl w:val="0"/>
        </w:rPr>
        <w:t xml:space="preserve">(micro-interaction)</w:t>
      </w:r>
      <w:r w:rsidDel="00000000" w:rsidR="00000000" w:rsidRPr="00000000">
        <w:rPr>
          <w:rFonts w:ascii="Times" w:cs="Times" w:eastAsia="Times" w:hAnsi="Times"/>
          <w:sz w:val="22"/>
          <w:szCs w:val="22"/>
          <w:rtl w:val="0"/>
        </w:rPr>
        <w:t xml:space="preserve"> berupa perubahan status tombol (</w:t>
      </w:r>
      <w:r w:rsidDel="00000000" w:rsidR="00000000" w:rsidRPr="00000000">
        <w:rPr>
          <w:rFonts w:ascii="Times" w:cs="Times" w:eastAsia="Times" w:hAnsi="Times"/>
          <w:i w:val="1"/>
          <w:iCs w:val="1"/>
          <w:sz w:val="22"/>
          <w:szCs w:val="22"/>
          <w:rtl w:val="0"/>
        </w:rPr>
        <w:t xml:space="preserve">hover state</w:t>
      </w:r>
      <w:r w:rsidDel="00000000" w:rsidR="00000000" w:rsidRPr="00000000">
        <w:rPr>
          <w:rFonts w:ascii="Times" w:cs="Times" w:eastAsia="Times" w:hAnsi="Times"/>
          <w:sz w:val="22"/>
          <w:szCs w:val="22"/>
          <w:rtl w:val="0"/>
        </w:rPr>
        <w:t xml:space="preserve">, status pengiriman, dan ikon centang sukses) yang menegaskan bahwa tindakan pengguna telah diterima sistem.</w:t>
      </w:r>
    </w:p>
    <w:p w:rsidR="00000000" w:rsidDel="00000000" w:rsidP="00000000" w:rsidRDefault="00000000" w:rsidRPr="00000000" w14:paraId="0000006C">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3.2.2 </w:t>
      </w:r>
      <w:r w:rsidDel="00000000" w:rsidR="00000000" w:rsidRPr="00000000">
        <w:rPr>
          <w:rFonts w:ascii="Times" w:cs="Times" w:eastAsia="Times" w:hAnsi="Times"/>
          <w:i w:val="1"/>
          <w:iCs w:val="1"/>
          <w:sz w:val="22"/>
          <w:szCs w:val="22"/>
          <w:rtl w:val="0"/>
        </w:rPr>
        <w:t xml:space="preserve">Advancing the User Experience</w:t>
      </w:r>
    </w:p>
    <w:p w:rsidR="00000000" w:rsidDel="00000000" w:rsidP="00000000" w:rsidRDefault="00000000" w:rsidRPr="00000000" w14:paraId="0000006D">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Pengalaman pengguna ditingkatkan secara terukur melalui reduksi waktu penemuan informasi (time-to-information). Pada kondisi awal, pengguna membutuhkan rata-rata 4 kali klik untuk menemukan kontak darurat posko kecamatan. Pada prototipe baru, informasi posko terdekat disajikan di halaman utama dalam kartuinteraktif yang dapat diakses hanya dalam 1 kali klik </w:t>
      </w:r>
      <w:r w:rsidDel="00000000" w:rsidR="00000000" w:rsidRPr="00000000">
        <w:rPr>
          <w:rFonts w:ascii="Times" w:cs="Times" w:eastAsia="Times" w:hAnsi="Times"/>
          <w:i w:val="1"/>
          <w:iCs w:val="1"/>
          <w:sz w:val="22"/>
          <w:szCs w:val="22"/>
          <w:rtl w:val="0"/>
        </w:rPr>
        <w:t xml:space="preserve">(zero-latency touchpoint).</w:t>
      </w:r>
    </w:p>
    <w:p w:rsidR="00000000" w:rsidDel="00000000" w:rsidP="00000000" w:rsidRDefault="00000000" w:rsidRPr="00000000" w14:paraId="0000006E">
      <w:pPr>
        <w:ind w:left="720" w:firstLine="720"/>
        <w:jc w:val="both"/>
        <w:rPr>
          <w:rFonts w:ascii="Times" w:cs="Times" w:eastAsia="Times" w:hAnsi="Times"/>
          <w:i w:val="1"/>
          <w:iCs w:val="1"/>
          <w:sz w:val="22"/>
          <w:szCs w:val="22"/>
        </w:rPr>
      </w:pPr>
      <w:r w:rsidDel="00000000" w:rsidR="00000000" w:rsidRPr="00000000">
        <w:rPr>
          <w:rFonts w:ascii="Times" w:cs="Times" w:eastAsia="Times" w:hAnsi="Times"/>
          <w:sz w:val="22"/>
          <w:szCs w:val="22"/>
          <w:rtl w:val="0"/>
        </w:rPr>
        <w:t xml:space="preserve">3.2.3 </w:t>
      </w:r>
      <w:r w:rsidDel="00000000" w:rsidR="00000000" w:rsidRPr="00000000">
        <w:rPr>
          <w:rFonts w:ascii="Times" w:cs="Times" w:eastAsia="Times" w:hAnsi="Times"/>
          <w:i w:val="1"/>
          <w:iCs w:val="1"/>
          <w:sz w:val="22"/>
          <w:szCs w:val="22"/>
          <w:rtl w:val="0"/>
        </w:rPr>
        <w:t xml:space="preserve">Data Visualization</w:t>
      </w:r>
    </w:p>
    <w:p w:rsidR="00000000" w:rsidDel="00000000" w:rsidP="00000000" w:rsidRDefault="00000000" w:rsidRPr="00000000" w14:paraId="0000006F">
      <w:pPr>
        <w:ind w:left="720" w:firstLine="720"/>
        <w:jc w:val="both"/>
        <w:rPr>
          <w:rFonts w:ascii="Times" w:cs="Times" w:eastAsia="Times" w:hAnsi="Times"/>
          <w:i w:val="1"/>
          <w:iCs w:val="1"/>
          <w:sz w:val="22"/>
          <w:szCs w:val="22"/>
        </w:rPr>
      </w:pPr>
      <w:r w:rsidDel="00000000" w:rsidR="00000000" w:rsidRPr="00000000">
        <w:rPr>
          <w:rtl w:val="0"/>
        </w:rPr>
      </w:r>
    </w:p>
    <w:p w:rsidR="00000000" w:rsidDel="00000000" w:rsidP="00000000" w:rsidRDefault="00000000" w:rsidRPr="00000000" w14:paraId="00000070">
      <w:pPr>
        <w:ind w:firstLine="720"/>
        <w:jc w:val="both"/>
        <w:rPr>
          <w:b w:val="1"/>
          <w:bCs w:val="1"/>
          <w:sz w:val="22"/>
          <w:szCs w:val="22"/>
        </w:rPr>
      </w:pPr>
      <w:r w:rsidDel="00000000" w:rsidR="00000000" w:rsidRPr="00000000">
        <w:rPr>
          <w:b w:val="1"/>
          <w:bCs w:val="1"/>
          <w:sz w:val="22"/>
          <w:szCs w:val="22"/>
          <w:rtl w:val="0"/>
        </w:rPr>
        <w:t xml:space="preserve">3.3 Hasil Pengujian Kuantatif</w:t>
      </w:r>
    </w:p>
    <w:p w:rsidR="00000000" w:rsidDel="00000000" w:rsidP="00000000" w:rsidRDefault="00000000" w:rsidRPr="00000000" w14:paraId="00000071">
      <w:pPr>
        <w:ind w:left="720" w:firstLine="720"/>
        <w:jc w:val="both"/>
        <w:rPr>
          <w:sz w:val="22"/>
          <w:szCs w:val="22"/>
        </w:rPr>
      </w:pPr>
      <w:r w:rsidDel="00000000" w:rsidR="00000000" w:rsidRPr="00000000">
        <w:rPr>
          <w:sz w:val="22"/>
          <w:szCs w:val="22"/>
          <w:rtl w:val="0"/>
        </w:rPr>
        <w:t xml:space="preserve">Kondisi website setelah redesain.</w:t>
      </w:r>
    </w:p>
    <w:p w:rsidR="00000000" w:rsidDel="00000000" w:rsidP="00000000" w:rsidRDefault="00000000" w:rsidRPr="00000000" w14:paraId="00000072">
      <w:pPr>
        <w:ind w:left="720" w:firstLine="720"/>
        <w:jc w:val="both"/>
        <w:rPr>
          <w:sz w:val="22"/>
          <w:szCs w:val="22"/>
        </w:rPr>
      </w:pPr>
      <w:r w:rsidDel="00000000" w:rsidR="00000000" w:rsidRPr="00000000">
        <w:rPr>
          <w:rtl w:val="0"/>
        </w:rPr>
      </w:r>
    </w:p>
    <w:p w:rsidR="00000000" w:rsidDel="00000000" w:rsidP="00000000" w:rsidRDefault="00000000" w:rsidRPr="00000000" w14:paraId="00000073">
      <w:pPr>
        <w:ind w:firstLine="720"/>
        <w:jc w:val="both"/>
        <w:rPr>
          <w:b w:val="1"/>
          <w:bCs w:val="1"/>
          <w:sz w:val="22"/>
          <w:szCs w:val="22"/>
        </w:rPr>
      </w:pPr>
      <w:r w:rsidDel="00000000" w:rsidR="00000000" w:rsidRPr="00000000">
        <w:rPr>
          <w:rtl w:val="0"/>
        </w:rPr>
      </w:r>
    </w:p>
    <w:p w:rsidR="00000000" w:rsidDel="00000000" w:rsidP="00000000" w:rsidRDefault="00000000" w:rsidRPr="00000000" w14:paraId="00000074">
      <w:pPr>
        <w:ind w:firstLine="720"/>
        <w:jc w:val="both"/>
        <w:rPr>
          <w:sz w:val="22"/>
          <w:szCs w:val="22"/>
        </w:rPr>
      </w:pPr>
      <w:r w:rsidDel="00000000" w:rsidR="00000000" w:rsidRPr="00000000">
        <w:rPr>
          <w:rtl w:val="0"/>
        </w:rPr>
      </w:r>
    </w:p>
    <w:p w:rsidR="00000000" w:rsidDel="00000000" w:rsidP="00000000" w:rsidRDefault="00000000" w:rsidRPr="00000000" w14:paraId="00000075">
      <w:pPr>
        <w:ind w:firstLine="720"/>
        <w:jc w:val="both"/>
        <w:rPr>
          <w:sz w:val="22"/>
          <w:szCs w:val="22"/>
        </w:rPr>
      </w:pPr>
      <w:r w:rsidDel="00000000" w:rsidR="00000000" w:rsidRPr="00000000">
        <w:rPr>
          <w:rtl w:val="0"/>
        </w:rPr>
      </w:r>
    </w:p>
    <w:p w:rsidR="00000000" w:rsidDel="00000000" w:rsidP="00000000" w:rsidRDefault="00000000" w:rsidRPr="00000000" w14:paraId="00000076">
      <w:pPr>
        <w:jc w:val="center"/>
        <w:rPr>
          <w:b w:val="1"/>
          <w:bCs w:val="1"/>
          <w:sz w:val="22"/>
          <w:szCs w:val="22"/>
        </w:rPr>
      </w:pPr>
      <w:r w:rsidDel="00000000" w:rsidR="00000000" w:rsidRPr="00000000">
        <w:rPr>
          <w:b w:val="1"/>
          <w:bCs w:val="1"/>
          <w:sz w:val="22"/>
          <w:szCs w:val="22"/>
          <w:rtl w:val="0"/>
        </w:rPr>
        <w:t xml:space="preserve">4. KESIMPULAN DAN SARAN</w:t>
      </w:r>
    </w:p>
    <w:p w:rsidR="00000000" w:rsidDel="00000000" w:rsidP="00000000" w:rsidRDefault="00000000" w:rsidRPr="00000000" w14:paraId="00000077">
      <w:pPr>
        <w:jc w:val="center"/>
        <w:rPr>
          <w:sz w:val="22"/>
          <w:szCs w:val="22"/>
        </w:rPr>
      </w:pPr>
      <w:r w:rsidDel="00000000" w:rsidR="00000000" w:rsidRPr="00000000">
        <w:rPr>
          <w:rtl w:val="0"/>
        </w:rPr>
      </w:r>
    </w:p>
    <w:p w:rsidR="00000000" w:rsidDel="00000000" w:rsidP="00000000" w:rsidRDefault="00000000" w:rsidRPr="00000000" w14:paraId="00000078">
      <w:pPr>
        <w:ind w:firstLine="709"/>
        <w:jc w:val="both"/>
        <w:rPr>
          <w:sz w:val="22"/>
          <w:szCs w:val="22"/>
        </w:rPr>
      </w:pPr>
      <w:r w:rsidDel="00000000" w:rsidR="00000000" w:rsidRPr="00000000">
        <w:rPr>
          <w:sz w:val="22"/>
          <w:szCs w:val="22"/>
          <w:rtl w:val="0"/>
        </w:rPr>
        <w:t xml:space="preserve">Kesimpulan harus mengindikasi secara jelas hasil-hasil yang diperoleh, kelebihan dan kekurangannya, serta kemungkinan pengembangan selanjutnya. Kesimpulan dapat ditulis dalam bentuk narasi/paragraf maupun </w:t>
      </w:r>
      <w:r w:rsidDel="00000000" w:rsidR="00000000" w:rsidRPr="00000000">
        <w:rPr>
          <w:i w:val="1"/>
          <w:iCs w:val="1"/>
          <w:sz w:val="22"/>
          <w:szCs w:val="22"/>
          <w:rtl w:val="0"/>
        </w:rPr>
        <w:t xml:space="preserve">pointer/numbering</w:t>
      </w:r>
      <w:r w:rsidDel="00000000" w:rsidR="00000000" w:rsidRPr="00000000">
        <w:rPr>
          <w:sz w:val="22"/>
          <w:szCs w:val="22"/>
          <w:rtl w:val="0"/>
        </w:rPr>
        <w:t xml:space="preserve">. Kesimpulan harus menjawab tujuan penelitian.</w:t>
      </w:r>
    </w:p>
    <w:p w:rsidR="00000000" w:rsidDel="00000000" w:rsidP="00000000" w:rsidRDefault="00000000" w:rsidRPr="00000000" w14:paraId="00000079">
      <w:pPr>
        <w:ind w:firstLine="709"/>
        <w:jc w:val="both"/>
        <w:rPr>
          <w:sz w:val="22"/>
          <w:szCs w:val="22"/>
        </w:rPr>
      </w:pPr>
      <w:r w:rsidDel="00000000" w:rsidR="00000000" w:rsidRPr="00000000">
        <w:rPr>
          <w:sz w:val="22"/>
          <w:szCs w:val="22"/>
          <w:rtl w:val="0"/>
        </w:rPr>
        <w:t xml:space="preserve">Saran dibuat berdasarkan kesimpulan penelitian, terkait dengan hasil penelitian yang diperoleh. Saran harus bersifat aplikatif dan tidak normatif.</w:t>
      </w:r>
    </w:p>
    <w:p w:rsidR="00000000" w:rsidDel="00000000" w:rsidP="00000000" w:rsidRDefault="00000000" w:rsidRPr="00000000" w14:paraId="0000007A">
      <w:pPr>
        <w:jc w:val="both"/>
        <w:rPr>
          <w:sz w:val="22"/>
          <w:szCs w:val="22"/>
        </w:rPr>
      </w:pPr>
      <w:r w:rsidDel="00000000" w:rsidR="00000000" w:rsidRPr="00000000">
        <w:rPr>
          <w:rtl w:val="0"/>
        </w:rPr>
      </w:r>
    </w:p>
    <w:p w:rsidR="00000000" w:rsidDel="00000000" w:rsidP="00000000" w:rsidRDefault="00000000" w:rsidRPr="00000000" w14:paraId="0000007B">
      <w:pPr>
        <w:jc w:val="both"/>
        <w:rPr>
          <w:sz w:val="22"/>
          <w:szCs w:val="22"/>
        </w:rPr>
      </w:pPr>
      <w:r w:rsidDel="00000000" w:rsidR="00000000" w:rsidRPr="00000000">
        <w:rPr>
          <w:rtl w:val="0"/>
        </w:rPr>
      </w:r>
    </w:p>
    <w:p w:rsidR="00000000" w:rsidDel="00000000" w:rsidP="00000000" w:rsidRDefault="00000000" w:rsidRPr="00000000" w14:paraId="0000007C">
      <w:pPr>
        <w:jc w:val="both"/>
        <w:rPr>
          <w:sz w:val="22"/>
          <w:szCs w:val="22"/>
        </w:rPr>
      </w:pPr>
      <w:r w:rsidDel="00000000" w:rsidR="00000000" w:rsidRPr="00000000">
        <w:rPr>
          <w:rtl w:val="0"/>
        </w:rPr>
      </w:r>
    </w:p>
    <w:p w:rsidR="00000000" w:rsidDel="00000000" w:rsidP="00000000" w:rsidRDefault="00000000" w:rsidRPr="00000000" w14:paraId="0000007D">
      <w:pPr>
        <w:jc w:val="center"/>
        <w:rPr>
          <w:b w:val="1"/>
          <w:bCs w:val="1"/>
          <w:sz w:val="22"/>
          <w:szCs w:val="22"/>
        </w:rPr>
      </w:pPr>
      <w:r w:rsidDel="00000000" w:rsidR="00000000" w:rsidRPr="00000000">
        <w:rPr>
          <w:b w:val="1"/>
          <w:bCs w:val="1"/>
          <w:sz w:val="22"/>
          <w:szCs w:val="22"/>
          <w:rtl w:val="0"/>
        </w:rPr>
        <w:t xml:space="preserve">DAFTAR PUSTAKA </w:t>
      </w:r>
    </w:p>
    <w:p w:rsidR="00000000" w:rsidDel="00000000" w:rsidP="00000000" w:rsidRDefault="00000000" w:rsidRPr="00000000" w14:paraId="0000007E">
      <w:pPr>
        <w:jc w:val="center"/>
        <w:rPr>
          <w:sz w:val="22"/>
          <w:szCs w:val="22"/>
        </w:rPr>
      </w:pPr>
      <w:r w:rsidDel="00000000" w:rsidR="00000000" w:rsidRPr="00000000">
        <w:rPr>
          <w:sz w:val="22"/>
          <w:szCs w:val="22"/>
          <w:rtl w:val="0"/>
        </w:rPr>
        <w:t xml:space="preserve">(Pakai Style APA dan Tools References seperti Zotero atau Mendeley)</w:t>
      </w:r>
    </w:p>
    <w:p w:rsidR="00000000" w:rsidDel="00000000" w:rsidP="00000000" w:rsidRDefault="00000000" w:rsidRPr="00000000" w14:paraId="0000007F">
      <w:pPr>
        <w:jc w:val="center"/>
        <w:rPr>
          <w:sz w:val="22"/>
          <w:szCs w:val="22"/>
        </w:rPr>
      </w:pPr>
      <w:r w:rsidDel="00000000" w:rsidR="00000000" w:rsidRPr="00000000">
        <w:rPr>
          <w:rtl w:val="0"/>
        </w:rPr>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Daftar Pustaka disusun menurut abjad nama belakang penulis/pengarang yang dirujuk.</w:t>
      </w:r>
    </w:p>
    <w:p w:rsidR="00000000" w:rsidDel="00000000" w:rsidP="00000000" w:rsidRDefault="00000000" w:rsidRPr="00000000" w14:paraId="00000081">
      <w:pPr>
        <w:jc w:val="both"/>
        <w:rPr>
          <w:sz w:val="22"/>
          <w:szCs w:val="22"/>
        </w:rPr>
      </w:pPr>
      <w:r w:rsidDel="00000000" w:rsidR="00000000" w:rsidRPr="00000000">
        <w:rPr>
          <w:sz w:val="22"/>
          <w:szCs w:val="22"/>
          <w:rtl w:val="0"/>
        </w:rPr>
        <w:t xml:space="preserve">Contoh:</w:t>
      </w:r>
    </w:p>
    <w:p w:rsidR="00000000" w:rsidDel="00000000" w:rsidP="00000000" w:rsidRDefault="00000000" w:rsidRPr="00000000" w14:paraId="00000082">
      <w:pPr>
        <w:jc w:val="center"/>
        <w:rPr>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Agresti, A. (2000).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Categorical Data Analysis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New York: John Wiley &amp; Sons.</w:t>
      </w:r>
    </w:p>
    <w:p w:rsidR="00000000" w:rsidDel="00000000" w:rsidP="00000000" w:rsidRDefault="00000000" w:rsidRPr="00000000" w14:paraId="00000084">
      <w:pPr>
        <w:jc w:val="both"/>
        <w:rPr>
          <w:sz w:val="22"/>
          <w:szCs w:val="22"/>
        </w:rPr>
      </w:pPr>
      <w:r w:rsidDel="00000000" w:rsidR="00000000" w:rsidRPr="00000000">
        <w:rPr>
          <w:sz w:val="22"/>
          <w:szCs w:val="22"/>
          <w:rtl w:val="0"/>
        </w:rPr>
        <w:t xml:space="preserve">Astuti, E.T. &amp; Yanagawa, T. (2000). Testing nonlinear trend in proportions under binomial and extra-binomial variabilities.</w:t>
      </w:r>
      <w:r w:rsidDel="00000000" w:rsidR="00000000" w:rsidRPr="00000000">
        <w:rPr>
          <w:i w:val="1"/>
          <w:iCs w:val="1"/>
          <w:sz w:val="22"/>
          <w:szCs w:val="22"/>
          <w:rtl w:val="0"/>
        </w:rPr>
        <w:t xml:space="preserve"> Bulletin of Informatics &amp; Cybernetics,</w:t>
      </w:r>
      <w:r w:rsidDel="00000000" w:rsidR="00000000" w:rsidRPr="00000000">
        <w:rPr>
          <w:sz w:val="22"/>
          <w:szCs w:val="22"/>
          <w:rtl w:val="0"/>
        </w:rPr>
        <w:t xml:space="preserve"> 32(2), 157-168.</w:t>
      </w:r>
    </w:p>
    <w:p w:rsidR="00000000" w:rsidDel="00000000" w:rsidP="00000000" w:rsidRDefault="00000000" w:rsidRPr="00000000" w14:paraId="00000085">
      <w:pPr>
        <w:jc w:val="both"/>
        <w:rPr>
          <w:sz w:val="22"/>
          <w:szCs w:val="22"/>
        </w:rPr>
      </w:pPr>
      <w:r w:rsidDel="00000000" w:rsidR="00000000" w:rsidRPr="00000000">
        <w:rPr>
          <w:rtl w:val="0"/>
        </w:rPr>
      </w:r>
    </w:p>
    <w:p w:rsidR="00000000" w:rsidDel="00000000" w:rsidP="00000000" w:rsidRDefault="00000000" w:rsidRPr="00000000" w14:paraId="00000086">
      <w:pPr>
        <w:jc w:val="both"/>
        <w:rPr>
          <w:sz w:val="22"/>
          <w:szCs w:val="22"/>
        </w:rPr>
      </w:pPr>
      <w:r w:rsidDel="00000000" w:rsidR="00000000" w:rsidRPr="00000000">
        <w:rPr>
          <w:sz w:val="22"/>
          <w:szCs w:val="22"/>
          <w:rtl w:val="0"/>
        </w:rPr>
        <w:t xml:space="preserve">Bain, L.J. &amp; Engelhardt, M. (2000) </w:t>
      </w:r>
      <w:r w:rsidDel="00000000" w:rsidR="00000000" w:rsidRPr="00000000">
        <w:rPr>
          <w:i w:val="1"/>
          <w:iCs w:val="1"/>
          <w:sz w:val="22"/>
          <w:szCs w:val="22"/>
          <w:rtl w:val="0"/>
        </w:rPr>
        <w:t xml:space="preserve">Introduction to Probability and Mathematical Statistics</w:t>
      </w:r>
      <w:r w:rsidDel="00000000" w:rsidR="00000000" w:rsidRPr="00000000">
        <w:rPr>
          <w:sz w:val="22"/>
          <w:szCs w:val="22"/>
          <w:rtl w:val="0"/>
        </w:rPr>
        <w:t xml:space="preserve"> (2</w:t>
      </w:r>
      <w:r w:rsidDel="00000000" w:rsidR="00000000" w:rsidRPr="00000000">
        <w:rPr>
          <w:i w:val="1"/>
          <w:iCs w:val="1"/>
          <w:sz w:val="22"/>
          <w:szCs w:val="22"/>
          <w:vertAlign w:val="superscript"/>
          <w:rtl w:val="0"/>
        </w:rPr>
        <w:t xml:space="preserve">nd</w:t>
      </w:r>
      <w:r w:rsidDel="00000000" w:rsidR="00000000" w:rsidRPr="00000000">
        <w:rPr>
          <w:i w:val="1"/>
          <w:iCs w:val="1"/>
          <w:sz w:val="22"/>
          <w:szCs w:val="22"/>
          <w:rtl w:val="0"/>
        </w:rPr>
        <w:t xml:space="preserve"> ed</w:t>
      </w:r>
      <w:r w:rsidDel="00000000" w:rsidR="00000000" w:rsidRPr="00000000">
        <w:rPr>
          <w:sz w:val="22"/>
          <w:szCs w:val="22"/>
          <w:rtl w:val="0"/>
        </w:rPr>
        <w:t xml:space="preserve">). Boston: PWS-KENT.</w:t>
      </w:r>
    </w:p>
    <w:p w:rsidR="00000000" w:rsidDel="00000000" w:rsidP="00000000" w:rsidRDefault="00000000" w:rsidRPr="00000000" w14:paraId="00000087">
      <w:pPr>
        <w:jc w:val="both"/>
        <w:rPr>
          <w:sz w:val="22"/>
          <w:szCs w:val="22"/>
        </w:rPr>
      </w:pPr>
      <w:r w:rsidDel="00000000" w:rsidR="00000000" w:rsidRPr="00000000">
        <w:rPr>
          <w:rtl w:val="0"/>
        </w:rPr>
      </w:r>
    </w:p>
    <w:p w:rsidR="00000000" w:rsidDel="00000000" w:rsidP="00000000" w:rsidRDefault="00000000" w:rsidRPr="00000000" w14:paraId="00000088">
      <w:pPr>
        <w:jc w:val="both"/>
        <w:rPr>
          <w:sz w:val="22"/>
          <w:szCs w:val="22"/>
        </w:rPr>
      </w:pPr>
      <w:r w:rsidDel="00000000" w:rsidR="00000000" w:rsidRPr="00000000">
        <w:rPr>
          <w:rtl w:val="0"/>
        </w:rPr>
      </w:r>
    </w:p>
    <w:p w:rsidR="00000000" w:rsidDel="00000000" w:rsidP="00000000" w:rsidRDefault="00000000" w:rsidRPr="00000000" w14:paraId="00000089">
      <w:pPr>
        <w:jc w:val="both"/>
        <w:rPr>
          <w:sz w:val="22"/>
          <w:szCs w:val="22"/>
        </w:rPr>
      </w:pPr>
      <w:r w:rsidDel="00000000" w:rsidR="00000000" w:rsidRPr="00000000">
        <w:rPr>
          <w:rtl w:val="0"/>
        </w:rPr>
      </w:r>
    </w:p>
    <w:p w:rsidR="00000000" w:rsidDel="00000000" w:rsidP="00000000" w:rsidRDefault="00000000" w:rsidRPr="00000000" w14:paraId="0000008A">
      <w:pPr>
        <w:jc w:val="both"/>
        <w:rPr>
          <w:sz w:val="22"/>
          <w:szCs w:val="22"/>
        </w:rPr>
      </w:pPr>
      <w:r w:rsidDel="00000000" w:rsidR="00000000" w:rsidRPr="00000000">
        <w:rPr>
          <w:rtl w:val="0"/>
        </w:rPr>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jc w:val="both"/>
        <w:rPr>
          <w:sz w:val="22"/>
          <w:szCs w:val="22"/>
        </w:rPr>
      </w:pPr>
      <w:r w:rsidDel="00000000" w:rsidR="00000000" w:rsidRPr="00000000">
        <w:rPr>
          <w:rtl w:val="0"/>
        </w:rPr>
      </w:r>
    </w:p>
    <w:p w:rsidR="00000000" w:rsidDel="00000000" w:rsidP="00000000" w:rsidRDefault="00000000" w:rsidRPr="00000000" w14:paraId="0000008D">
      <w:pPr>
        <w:jc w:val="both"/>
        <w:rPr>
          <w:sz w:val="22"/>
          <w:szCs w:val="22"/>
        </w:rPr>
      </w:pPr>
      <w:r w:rsidDel="00000000" w:rsidR="00000000" w:rsidRPr="00000000">
        <w:rPr>
          <w:rtl w:val="0"/>
        </w:rPr>
      </w:r>
    </w:p>
    <w:p w:rsidR="00000000" w:rsidDel="00000000" w:rsidP="00000000" w:rsidRDefault="00000000" w:rsidRPr="00000000" w14:paraId="0000008E">
      <w:pPr>
        <w:jc w:val="both"/>
        <w:rPr>
          <w:sz w:val="22"/>
          <w:szCs w:val="22"/>
        </w:rPr>
      </w:pPr>
      <w:r w:rsidDel="00000000" w:rsidR="00000000" w:rsidRPr="00000000">
        <w:rPr>
          <w:rtl w:val="0"/>
        </w:rPr>
      </w:r>
    </w:p>
    <w:p w:rsidR="00000000" w:rsidDel="00000000" w:rsidP="00000000" w:rsidRDefault="00000000" w:rsidRPr="00000000" w14:paraId="0000008F">
      <w:pPr>
        <w:jc w:val="both"/>
        <w:rPr>
          <w:sz w:val="22"/>
          <w:szCs w:val="22"/>
        </w:rPr>
      </w:pPr>
      <w:r w:rsidDel="00000000" w:rsidR="00000000" w:rsidRPr="00000000">
        <w:rPr>
          <w:rtl w:val="0"/>
        </w:rPr>
      </w:r>
    </w:p>
    <w:p w:rsidR="00000000" w:rsidDel="00000000" w:rsidP="00000000" w:rsidRDefault="00000000" w:rsidRPr="00000000" w14:paraId="00000090">
      <w:pPr>
        <w:jc w:val="both"/>
        <w:rPr>
          <w:sz w:val="22"/>
          <w:szCs w:val="22"/>
        </w:rPr>
      </w:pPr>
      <w:r w:rsidDel="00000000" w:rsidR="00000000" w:rsidRPr="00000000">
        <w:rPr>
          <w:rtl w:val="0"/>
        </w:rPr>
      </w:r>
    </w:p>
    <w:p w:rsidR="00000000" w:rsidDel="00000000" w:rsidP="00000000" w:rsidRDefault="00000000" w:rsidRPr="00000000" w14:paraId="00000091">
      <w:pPr>
        <w:jc w:val="both"/>
        <w:rPr>
          <w:sz w:val="22"/>
          <w:szCs w:val="22"/>
        </w:rPr>
      </w:pPr>
      <w:r w:rsidDel="00000000" w:rsidR="00000000" w:rsidRPr="00000000">
        <w:rPr>
          <w:rtl w:val="0"/>
        </w:rPr>
      </w:r>
    </w:p>
    <w:p w:rsidR="00000000" w:rsidDel="00000000" w:rsidP="00000000" w:rsidRDefault="00000000" w:rsidRPr="00000000" w14:paraId="00000092">
      <w:pPr>
        <w:jc w:val="both"/>
        <w:rPr>
          <w:sz w:val="22"/>
          <w:szCs w:val="22"/>
        </w:rPr>
      </w:pPr>
      <w:r w:rsidDel="00000000" w:rsidR="00000000" w:rsidRPr="00000000">
        <w:rPr>
          <w:rtl w:val="0"/>
        </w:rPr>
      </w:r>
    </w:p>
    <w:p w:rsidR="00000000" w:rsidDel="00000000" w:rsidP="00000000" w:rsidRDefault="00000000" w:rsidRPr="00000000" w14:paraId="00000093">
      <w:pPr>
        <w:jc w:val="both"/>
        <w:rPr>
          <w:sz w:val="22"/>
          <w:szCs w:val="22"/>
        </w:rPr>
      </w:pPr>
      <w:r w:rsidDel="00000000" w:rsidR="00000000" w:rsidRPr="00000000">
        <w:rPr>
          <w:rtl w:val="0"/>
        </w:rPr>
      </w:r>
    </w:p>
    <w:p w:rsidR="00000000" w:rsidDel="00000000" w:rsidP="00000000" w:rsidRDefault="00000000" w:rsidRPr="00000000" w14:paraId="00000094">
      <w:pPr>
        <w:jc w:val="both"/>
        <w:rPr>
          <w:sz w:val="22"/>
          <w:szCs w:val="22"/>
        </w:rPr>
      </w:pPr>
      <w:r w:rsidDel="00000000" w:rsidR="00000000" w:rsidRPr="00000000">
        <w:rPr>
          <w:rtl w:val="0"/>
        </w:rPr>
      </w:r>
    </w:p>
    <w:p w:rsidR="00000000" w:rsidDel="00000000" w:rsidP="00000000" w:rsidRDefault="00000000" w:rsidRPr="00000000" w14:paraId="00000095">
      <w:pPr>
        <w:jc w:val="both"/>
        <w:rPr>
          <w:sz w:val="22"/>
          <w:szCs w:val="22"/>
        </w:rPr>
      </w:pPr>
      <w:r w:rsidDel="00000000" w:rsidR="00000000" w:rsidRPr="00000000">
        <w:rPr>
          <w:rtl w:val="0"/>
        </w:rPr>
      </w:r>
    </w:p>
    <w:p w:rsidR="00000000" w:rsidDel="00000000" w:rsidP="00000000" w:rsidRDefault="00000000" w:rsidRPr="00000000" w14:paraId="00000096">
      <w:pPr>
        <w:jc w:val="both"/>
        <w:rPr>
          <w:sz w:val="22"/>
          <w:szCs w:val="22"/>
        </w:rPr>
      </w:pPr>
      <w:r w:rsidDel="00000000" w:rsidR="00000000" w:rsidRPr="00000000">
        <w:rPr>
          <w:rtl w:val="0"/>
        </w:rPr>
      </w:r>
    </w:p>
    <w:p w:rsidR="00000000" w:rsidDel="00000000" w:rsidP="00000000" w:rsidRDefault="00000000" w:rsidRPr="00000000" w14:paraId="00000097">
      <w:pPr>
        <w:jc w:val="both"/>
        <w:rPr>
          <w:sz w:val="22"/>
          <w:szCs w:val="22"/>
        </w:rPr>
      </w:pPr>
      <w:r w:rsidDel="00000000" w:rsidR="00000000" w:rsidRPr="00000000">
        <w:rPr>
          <w:rtl w:val="0"/>
        </w:rPr>
      </w:r>
    </w:p>
    <w:p w:rsidR="00000000" w:rsidDel="00000000" w:rsidP="00000000" w:rsidRDefault="00000000" w:rsidRPr="00000000" w14:paraId="00000098">
      <w:pPr>
        <w:jc w:val="both"/>
        <w:rPr>
          <w:sz w:val="22"/>
          <w:szCs w:val="22"/>
        </w:rPr>
      </w:pPr>
      <w:r w:rsidDel="00000000" w:rsidR="00000000" w:rsidRPr="00000000">
        <w:rPr>
          <w:rtl w:val="0"/>
        </w:rPr>
      </w:r>
    </w:p>
    <w:p w:rsidR="00000000" w:rsidDel="00000000" w:rsidP="00000000" w:rsidRDefault="00000000" w:rsidRPr="00000000" w14:paraId="00000099">
      <w:pPr>
        <w:jc w:val="both"/>
        <w:rPr>
          <w:sz w:val="22"/>
          <w:szCs w:val="22"/>
        </w:rPr>
      </w:pPr>
      <w:r w:rsidDel="00000000" w:rsidR="00000000" w:rsidRPr="00000000">
        <w:rPr>
          <w:rtl w:val="0"/>
        </w:rPr>
      </w:r>
    </w:p>
    <w:p w:rsidR="00000000" w:rsidDel="00000000" w:rsidP="00000000" w:rsidRDefault="00000000" w:rsidRPr="00000000" w14:paraId="0000009A">
      <w:pPr>
        <w:jc w:val="both"/>
        <w:rPr>
          <w:sz w:val="22"/>
          <w:szCs w:val="22"/>
        </w:rPr>
      </w:pPr>
      <w:r w:rsidDel="00000000" w:rsidR="00000000" w:rsidRPr="00000000">
        <w:rPr>
          <w:rtl w:val="0"/>
        </w:rPr>
      </w:r>
    </w:p>
    <w:p w:rsidR="00000000" w:rsidDel="00000000" w:rsidP="00000000" w:rsidRDefault="00000000" w:rsidRPr="00000000" w14:paraId="0000009B">
      <w:pPr>
        <w:jc w:val="both"/>
        <w:rPr>
          <w:sz w:val="22"/>
          <w:szCs w:val="22"/>
        </w:rPr>
      </w:pPr>
      <w:r w:rsidDel="00000000" w:rsidR="00000000" w:rsidRPr="00000000">
        <w:rPr>
          <w:rtl w:val="0"/>
        </w:rPr>
      </w:r>
    </w:p>
    <w:p w:rsidR="00000000" w:rsidDel="00000000" w:rsidP="00000000" w:rsidRDefault="00000000" w:rsidRPr="00000000" w14:paraId="0000009C">
      <w:pPr>
        <w:jc w:val="both"/>
        <w:rPr>
          <w:sz w:val="22"/>
          <w:szCs w:val="22"/>
        </w:rPr>
      </w:pPr>
      <w:r w:rsidDel="00000000" w:rsidR="00000000" w:rsidRPr="00000000">
        <w:rPr>
          <w:rtl w:val="0"/>
        </w:rPr>
      </w:r>
    </w:p>
    <w:p w:rsidR="00000000" w:rsidDel="00000000" w:rsidP="00000000" w:rsidRDefault="00000000" w:rsidRPr="00000000" w14:paraId="0000009D">
      <w:pPr>
        <w:jc w:val="both"/>
        <w:rPr>
          <w:sz w:val="22"/>
          <w:szCs w:val="22"/>
        </w:rPr>
      </w:pPr>
      <w:r w:rsidDel="00000000" w:rsidR="00000000" w:rsidRPr="00000000">
        <w:rPr>
          <w:rtl w:val="0"/>
        </w:rPr>
      </w:r>
    </w:p>
    <w:p w:rsidR="00000000" w:rsidDel="00000000" w:rsidP="00000000" w:rsidRDefault="00000000" w:rsidRPr="00000000" w14:paraId="0000009E">
      <w:pPr>
        <w:jc w:val="both"/>
        <w:rPr>
          <w:sz w:val="22"/>
          <w:szCs w:val="22"/>
        </w:rPr>
      </w:pPr>
      <w:r w:rsidDel="00000000" w:rsidR="00000000" w:rsidRPr="00000000">
        <w:rPr>
          <w:rtl w:val="0"/>
        </w:rPr>
      </w:r>
    </w:p>
    <w:p w:rsidR="00000000" w:rsidDel="00000000" w:rsidP="00000000" w:rsidRDefault="00000000" w:rsidRPr="00000000" w14:paraId="0000009F">
      <w:pPr>
        <w:jc w:val="both"/>
        <w:rPr>
          <w:sz w:val="22"/>
          <w:szCs w:val="22"/>
        </w:rPr>
      </w:pPr>
      <w:r w:rsidDel="00000000" w:rsidR="00000000" w:rsidRPr="00000000">
        <w:rPr>
          <w:rtl w:val="0"/>
        </w:rPr>
      </w:r>
    </w:p>
    <w:p w:rsidR="00000000" w:rsidDel="00000000" w:rsidP="00000000" w:rsidRDefault="00000000" w:rsidRPr="00000000" w14:paraId="000000A0">
      <w:pPr>
        <w:jc w:val="both"/>
        <w:rPr>
          <w:sz w:val="22"/>
          <w:szCs w:val="22"/>
        </w:rPr>
      </w:pPr>
      <w:r w:rsidDel="00000000" w:rsidR="00000000" w:rsidRPr="00000000">
        <w:rPr>
          <w:rtl w:val="0"/>
        </w:rPr>
      </w:r>
    </w:p>
    <w:p w:rsidR="00000000" w:rsidDel="00000000" w:rsidP="00000000" w:rsidRDefault="00000000" w:rsidRPr="00000000" w14:paraId="000000A1">
      <w:pPr>
        <w:jc w:val="both"/>
        <w:rPr>
          <w:sz w:val="22"/>
          <w:szCs w:val="22"/>
        </w:rPr>
      </w:pPr>
      <w:r w:rsidDel="00000000" w:rsidR="00000000" w:rsidRPr="00000000">
        <w:rPr>
          <w:rtl w:val="0"/>
        </w:rPr>
      </w:r>
    </w:p>
    <w:p w:rsidR="00000000" w:rsidDel="00000000" w:rsidP="00000000" w:rsidRDefault="00000000" w:rsidRPr="00000000" w14:paraId="000000A2">
      <w:pPr>
        <w:jc w:val="both"/>
        <w:rPr>
          <w:sz w:val="22"/>
          <w:szCs w:val="22"/>
        </w:rPr>
      </w:pPr>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rtl w:val="0"/>
        </w:rPr>
      </w:r>
    </w:p>
    <w:p w:rsidR="00000000" w:rsidDel="00000000" w:rsidP="00000000" w:rsidRDefault="00000000" w:rsidRPr="00000000" w14:paraId="000000A4">
      <w:pPr>
        <w:jc w:val="both"/>
        <w:rPr>
          <w:sz w:val="22"/>
          <w:szCs w:val="22"/>
        </w:rPr>
      </w:pPr>
      <w:r w:rsidDel="00000000" w:rsidR="00000000" w:rsidRPr="00000000">
        <w:rPr>
          <w:rtl w:val="0"/>
        </w:rPr>
      </w:r>
    </w:p>
    <w:p w:rsidR="00000000" w:rsidDel="00000000" w:rsidP="00000000" w:rsidRDefault="00000000" w:rsidRPr="00000000" w14:paraId="000000A5">
      <w:pPr>
        <w:jc w:val="both"/>
        <w:rPr>
          <w:sz w:val="22"/>
          <w:szCs w:val="22"/>
        </w:rPr>
      </w:pPr>
      <w:r w:rsidDel="00000000" w:rsidR="00000000" w:rsidRPr="00000000">
        <w:rPr>
          <w:rtl w:val="0"/>
        </w:rPr>
      </w:r>
    </w:p>
    <w:bookmarkStart w:colFirst="0" w:colLast="0" w:name="bookmark=id.vj11h3xkobrm" w:id="0"/>
    <w:bookmarkEnd w:id="0"/>
    <w:p w:rsidR="00000000" w:rsidDel="00000000" w:rsidP="00000000" w:rsidRDefault="00000000" w:rsidRPr="00000000" w14:paraId="000000A6">
      <w:pPr>
        <w:pStyle w:val="Heading1"/>
        <w:rPr>
          <w:sz w:val="32"/>
          <w:szCs w:val="32"/>
        </w:rPr>
      </w:pPr>
      <w:r w:rsidDel="00000000" w:rsidR="00000000" w:rsidRPr="00000000">
        <w:rPr>
          <w:sz w:val="32"/>
          <w:szCs w:val="32"/>
          <w:rtl w:val="0"/>
        </w:rPr>
        <w:t xml:space="preserve">FORM LAPORAN KONTRIBUSI ANGGOTA KELOMPOK</w:t>
      </w:r>
    </w:p>
    <w:bookmarkStart w:colFirst="0" w:colLast="0" w:name="bookmark=id.fzwo0oe201qs" w:id="1"/>
    <w:bookmarkEnd w:id="1"/>
    <w:p w:rsidR="00000000" w:rsidDel="00000000" w:rsidP="00000000" w:rsidRDefault="00000000" w:rsidRPr="00000000" w14:paraId="000000A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Identitas Kelompok</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Mata Kuliah: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Interaksi Manusia dan Komputer (IMK)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Project/Aplikasi: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Tanggal Pengumpulan: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w:t>
      </w:r>
    </w:p>
    <w:p w:rsidR="00000000" w:rsidDel="00000000" w:rsidP="00000000" w:rsidRDefault="00000000" w:rsidRPr="00000000" w14:paraId="000000A9">
      <w:pPr>
        <w:rPr/>
      </w:pPr>
      <w:r w:rsidDel="00000000" w:rsidR="00000000" w:rsidRPr="00000000">
        <w:rPr>
          <w:rtl w:val="0"/>
        </w:rPr>
      </w:r>
    </w:p>
    <w:bookmarkStart w:colFirst="0" w:colLast="0" w:name="bookmark=id.xh76uf26ebk1" w:id="2"/>
    <w:bookmarkEnd w:id="2"/>
    <w:p w:rsidR="00000000" w:rsidDel="00000000" w:rsidP="00000000" w:rsidRDefault="00000000" w:rsidRPr="00000000" w14:paraId="000000A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Daftar Anggota Kelompok</w:t>
      </w:r>
    </w:p>
    <w:tbl>
      <w:tblPr>
        <w:tblStyle w:val="Table1"/>
        <w:tblW w:w="4392.0" w:type="dxa"/>
        <w:jc w:val="left"/>
        <w:tblLayout w:type="fixed"/>
        <w:tblLook w:val="0020"/>
      </w:tblPr>
      <w:tblGrid>
        <w:gridCol w:w="570"/>
        <w:gridCol w:w="1676"/>
        <w:gridCol w:w="683"/>
        <w:gridCol w:w="1463"/>
        <w:tblGridChange w:id="0">
          <w:tblGrid>
            <w:gridCol w:w="570"/>
            <w:gridCol w:w="1676"/>
            <w:gridCol w:w="683"/>
            <w:gridCol w:w="1463"/>
          </w:tblGrid>
        </w:tblGridChange>
      </w:tblGrid>
      <w:tr>
        <w:trPr>
          <w:cantSplit w:val="0"/>
          <w:tblHeader w:val="1"/>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Anggota</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NIM</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 Utama</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bookmarkStart w:colFirst="0" w:colLast="0" w:name="bookmark=id.tz4na3uslv3e" w:id="3"/>
    <w:bookmarkEnd w:id="3"/>
    <w:p w:rsidR="00000000" w:rsidDel="00000000" w:rsidP="00000000" w:rsidRDefault="00000000" w:rsidRPr="00000000" w14:paraId="000000C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Laporan Kontribusi Masing-Masing Anggota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Tuliskan kontribusi nyata setiap anggota dalam pengerjaan tugas.</w:t>
      </w:r>
    </w:p>
    <w:tbl>
      <w:tblPr>
        <w:tblStyle w:val="Table2"/>
        <w:tblW w:w="8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92"/>
        <w:gridCol w:w="1593"/>
        <w:gridCol w:w="1593"/>
        <w:gridCol w:w="1593"/>
        <w:gridCol w:w="2124"/>
        <w:tblGridChange w:id="0">
          <w:tblGrid>
            <w:gridCol w:w="1592"/>
            <w:gridCol w:w="1593"/>
            <w:gridCol w:w="1593"/>
            <w:gridCol w:w="1593"/>
            <w:gridCol w:w="2124"/>
          </w:tblGrid>
        </w:tblGridChange>
      </w:tblGrid>
      <w:tr>
        <w:trPr>
          <w:cantSplit w:val="0"/>
          <w:tblHeader w:val="1"/>
        </w:trPr>
        <w:tc>
          <w:tcPr>
            <w:tcBorders>
              <w:bottom w:color="000000" w:space="0" w:sz="0" w:val="nil"/>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tcBorders>
              <w:bottom w:color="000000" w:space="0" w:sz="0" w:val="nil"/>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Anggota</w:t>
            </w:r>
          </w:p>
        </w:tc>
        <w:tc>
          <w:tcPr>
            <w:tcBorders>
              <w:bottom w:color="000000" w:space="0" w:sz="0" w:val="nil"/>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Tugas/Kontribusi yang Dikerjakan</w:t>
            </w:r>
          </w:p>
        </w:tc>
        <w:tc>
          <w:tcPr>
            <w:tcBorders>
              <w:bottom w:color="000000" w:space="0" w:sz="0" w:val="nil"/>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yang Dihasilkan</w:t>
            </w:r>
          </w:p>
        </w:tc>
        <w:tc>
          <w:tcPr>
            <w:tcBorders>
              <w:bottom w:color="000000" w:space="0" w:sz="0" w:val="nil"/>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Persentase Kontribusi</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Catatan: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Persentase kontribusi seluruh anggota harus berjumlah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A">
      <w:pPr>
        <w:rPr/>
      </w:pPr>
      <w:r w:rsidDel="00000000" w:rsidR="00000000" w:rsidRPr="00000000">
        <w:rPr>
          <w:rtl w:val="0"/>
        </w:rPr>
      </w:r>
    </w:p>
    <w:bookmarkStart w:colFirst="0" w:colLast="0" w:name="bookmark=id.w9njoh3ufh2q" w:id="4"/>
    <w:bookmarkEnd w:id="4"/>
    <w:p w:rsidR="00000000" w:rsidDel="00000000" w:rsidP="00000000" w:rsidRDefault="00000000" w:rsidRPr="00000000" w14:paraId="000000E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Rincian Jenis Kontribusi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Berikan tanda </w:t>
      </w:r>
      <w:sdt>
        <w:sdtPr>
          <w:id w:val="-891750862"/>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pekerjaan yang dilakukan dan jelaskan kontribusinya.</w:t>
      </w:r>
    </w:p>
    <w:tbl>
      <w:tblPr>
        <w:tblStyle w:val="Table3"/>
        <w:tblW w:w="8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507"/>
        <w:gridCol w:w="1497"/>
        <w:gridCol w:w="1497"/>
        <w:gridCol w:w="1497"/>
        <w:gridCol w:w="1497"/>
        <w:tblGridChange w:id="0">
          <w:tblGrid>
            <w:gridCol w:w="2507"/>
            <w:gridCol w:w="1497"/>
            <w:gridCol w:w="1497"/>
            <w:gridCol w:w="1497"/>
            <w:gridCol w:w="1497"/>
          </w:tblGrid>
        </w:tblGridChange>
      </w:tblGrid>
      <w:tr>
        <w:trPr>
          <w:cantSplit w:val="0"/>
          <w:tblHeader w:val="1"/>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 Pekerjaan</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1</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2</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3</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4</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aplikasi/website existing</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Identifikasi pengguna</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Information Search</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Identifikasi masalah usability</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Studi/referensi teori IMK</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flow</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Ide/solusi redesign</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UI di Figma</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Prototype interaktif</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Pengujian/evaluasi desain</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Dokumentasi/laporan</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Lainnya: __________</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31ff8xn8ukzw" w:id="5"/>
    <w:bookmarkEnd w:id="5"/>
    <w:p w:rsidR="00000000" w:rsidDel="00000000" w:rsidP="00000000" w:rsidRDefault="00000000" w:rsidRPr="00000000" w14:paraId="00000133">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sz w:val="22"/>
          <w:szCs w:val="22"/>
        </w:rPr>
      </w:pPr>
      <w:r w:rsidDel="00000000" w:rsidR="00000000" w:rsidRPr="00000000">
        <w:rPr>
          <w:rtl w:val="0"/>
        </w:rPr>
      </w:r>
    </w:p>
    <w:p w:rsidR="00000000" w:rsidDel="00000000" w:rsidP="00000000" w:rsidRDefault="00000000" w:rsidRPr="00000000" w14:paraId="00000135">
      <w:pPr>
        <w:jc w:val="both"/>
        <w:rPr>
          <w:sz w:val="22"/>
          <w:szCs w:val="22"/>
        </w:rPr>
      </w:pPr>
      <w:r w:rsidDel="00000000" w:rsidR="00000000" w:rsidRPr="00000000">
        <w:rPr>
          <w:rtl w:val="0"/>
        </w:rPr>
      </w:r>
    </w:p>
    <w:p w:rsidR="00000000" w:rsidDel="00000000" w:rsidP="00000000" w:rsidRDefault="00000000" w:rsidRPr="00000000" w14:paraId="00000136">
      <w:pPr>
        <w:jc w:val="both"/>
        <w:rPr>
          <w:sz w:val="22"/>
          <w:szCs w:val="22"/>
        </w:rPr>
      </w:pPr>
      <w:r w:rsidDel="00000000" w:rsidR="00000000" w:rsidRPr="00000000">
        <w:rPr>
          <w:rtl w:val="0"/>
        </w:rPr>
      </w:r>
    </w:p>
    <w:p w:rsidR="00000000" w:rsidDel="00000000" w:rsidP="00000000" w:rsidRDefault="00000000" w:rsidRPr="00000000" w14:paraId="00000137">
      <w:pPr>
        <w:jc w:val="both"/>
        <w:rPr>
          <w:sz w:val="22"/>
          <w:szCs w:val="22"/>
        </w:rPr>
      </w:pPr>
      <w:r w:rsidDel="00000000" w:rsidR="00000000" w:rsidRPr="00000000">
        <w:rPr>
          <w:rtl w:val="0"/>
        </w:rPr>
      </w:r>
    </w:p>
    <w:p w:rsidR="00000000" w:rsidDel="00000000" w:rsidP="00000000" w:rsidRDefault="00000000" w:rsidRPr="00000000" w14:paraId="00000138">
      <w:pPr>
        <w:jc w:val="both"/>
        <w:rPr>
          <w:sz w:val="22"/>
          <w:szCs w:val="22"/>
        </w:rPr>
      </w:pPr>
      <w:r w:rsidDel="00000000" w:rsidR="00000000" w:rsidRPr="00000000">
        <w:rPr>
          <w:rtl w:val="0"/>
        </w:rPr>
      </w:r>
    </w:p>
    <w:p w:rsidR="00000000" w:rsidDel="00000000" w:rsidP="00000000" w:rsidRDefault="00000000" w:rsidRPr="00000000" w14:paraId="00000139">
      <w:pPr>
        <w:jc w:val="both"/>
        <w:rPr>
          <w:sz w:val="22"/>
          <w:szCs w:val="22"/>
        </w:rPr>
      </w:pPr>
      <w:r w:rsidDel="00000000" w:rsidR="00000000" w:rsidRPr="00000000">
        <w:rPr>
          <w:rtl w:val="0"/>
        </w:rPr>
      </w:r>
    </w:p>
    <w:p w:rsidR="00000000" w:rsidDel="00000000" w:rsidP="00000000" w:rsidRDefault="00000000" w:rsidRPr="00000000" w14:paraId="0000013A">
      <w:pPr>
        <w:jc w:val="both"/>
        <w:rPr>
          <w:sz w:val="22"/>
          <w:szCs w:val="22"/>
        </w:rPr>
      </w:pPr>
      <w:r w:rsidDel="00000000" w:rsidR="00000000" w:rsidRPr="00000000">
        <w:rPr>
          <w:rtl w:val="0"/>
        </w:rPr>
      </w:r>
    </w:p>
    <w:p w:rsidR="00000000" w:rsidDel="00000000" w:rsidP="00000000" w:rsidRDefault="00000000" w:rsidRPr="00000000" w14:paraId="0000013B">
      <w:pPr>
        <w:jc w:val="both"/>
        <w:rPr>
          <w:sz w:val="22"/>
          <w:szCs w:val="22"/>
        </w:rPr>
      </w:pPr>
      <w:r w:rsidDel="00000000" w:rsidR="00000000" w:rsidRPr="00000000">
        <w:rPr>
          <w:rtl w:val="0"/>
        </w:rPr>
      </w:r>
    </w:p>
    <w:p w:rsidR="00000000" w:rsidDel="00000000" w:rsidP="00000000" w:rsidRDefault="00000000" w:rsidRPr="00000000" w14:paraId="0000013C">
      <w:pPr>
        <w:jc w:val="both"/>
        <w:rPr>
          <w:sz w:val="22"/>
          <w:szCs w:val="22"/>
        </w:rPr>
      </w:pPr>
      <w:r w:rsidDel="00000000" w:rsidR="00000000" w:rsidRPr="00000000">
        <w:rPr>
          <w:rtl w:val="0"/>
        </w:rPr>
      </w:r>
    </w:p>
    <w:p w:rsidR="00000000" w:rsidDel="00000000" w:rsidP="00000000" w:rsidRDefault="00000000" w:rsidRPr="00000000" w14:paraId="0000013D">
      <w:pPr>
        <w:jc w:val="both"/>
        <w:rPr>
          <w:sz w:val="22"/>
          <w:szCs w:val="22"/>
        </w:rPr>
      </w:pPr>
      <w:r w:rsidDel="00000000" w:rsidR="00000000" w:rsidRPr="00000000">
        <w:rPr>
          <w:rtl w:val="0"/>
        </w:rPr>
      </w:r>
    </w:p>
    <w:p w:rsidR="00000000" w:rsidDel="00000000" w:rsidP="00000000" w:rsidRDefault="00000000" w:rsidRPr="00000000" w14:paraId="0000013E">
      <w:pPr>
        <w:jc w:val="both"/>
        <w:rPr>
          <w:sz w:val="22"/>
          <w:szCs w:val="22"/>
        </w:rPr>
      </w:pPr>
      <w:r w:rsidDel="00000000" w:rsidR="00000000" w:rsidRPr="00000000">
        <w:rPr>
          <w:rtl w:val="0"/>
        </w:rPr>
      </w:r>
    </w:p>
    <w:p w:rsidR="00000000" w:rsidDel="00000000" w:rsidP="00000000" w:rsidRDefault="00000000" w:rsidRPr="00000000" w14:paraId="0000013F">
      <w:pPr>
        <w:jc w:val="both"/>
        <w:rPr>
          <w:sz w:val="22"/>
          <w:szCs w:val="22"/>
        </w:rPr>
      </w:pPr>
      <w:r w:rsidDel="00000000" w:rsidR="00000000" w:rsidRPr="00000000">
        <w:rPr>
          <w:rtl w:val="0"/>
        </w:rPr>
      </w:r>
    </w:p>
    <w:p w:rsidR="00000000" w:rsidDel="00000000" w:rsidP="00000000" w:rsidRDefault="00000000" w:rsidRPr="00000000" w14:paraId="00000140">
      <w:pPr>
        <w:jc w:val="both"/>
        <w:rPr>
          <w:sz w:val="22"/>
          <w:szCs w:val="22"/>
        </w:rPr>
      </w:pPr>
      <w:r w:rsidDel="00000000" w:rsidR="00000000" w:rsidRPr="00000000">
        <w:rPr>
          <w:rtl w:val="0"/>
        </w:rPr>
      </w:r>
    </w:p>
    <w:p w:rsidR="00000000" w:rsidDel="00000000" w:rsidP="00000000" w:rsidRDefault="00000000" w:rsidRPr="00000000" w14:paraId="00000141">
      <w:pPr>
        <w:jc w:val="both"/>
        <w:rPr>
          <w:sz w:val="22"/>
          <w:szCs w:val="22"/>
        </w:rPr>
      </w:pPr>
      <w:r w:rsidDel="00000000" w:rsidR="00000000" w:rsidRPr="00000000">
        <w:rPr>
          <w:rtl w:val="0"/>
        </w:rPr>
      </w:r>
    </w:p>
    <w:p w:rsidR="00000000" w:rsidDel="00000000" w:rsidP="00000000" w:rsidRDefault="00000000" w:rsidRPr="00000000" w14:paraId="00000142">
      <w:pPr>
        <w:jc w:val="both"/>
        <w:rPr>
          <w:sz w:val="22"/>
          <w:szCs w:val="22"/>
        </w:rPr>
      </w:pPr>
      <w:r w:rsidDel="00000000" w:rsidR="00000000" w:rsidRPr="00000000">
        <w:rPr>
          <w:rtl w:val="0"/>
        </w:rPr>
      </w:r>
    </w:p>
    <w:p w:rsidR="00000000" w:rsidDel="00000000" w:rsidP="00000000" w:rsidRDefault="00000000" w:rsidRPr="00000000" w14:paraId="00000143">
      <w:pPr>
        <w:jc w:val="both"/>
        <w:rPr>
          <w:sz w:val="22"/>
          <w:szCs w:val="22"/>
        </w:rPr>
      </w:pPr>
      <w:r w:rsidDel="00000000" w:rsidR="00000000" w:rsidRPr="00000000">
        <w:rPr>
          <w:rtl w:val="0"/>
        </w:rPr>
      </w:r>
    </w:p>
    <w:p w:rsidR="00000000" w:rsidDel="00000000" w:rsidP="00000000" w:rsidRDefault="00000000" w:rsidRPr="00000000" w14:paraId="00000144">
      <w:pPr>
        <w:jc w:val="both"/>
        <w:rPr>
          <w:sz w:val="22"/>
          <w:szCs w:val="22"/>
        </w:rPr>
      </w:pPr>
      <w:r w:rsidDel="00000000" w:rsidR="00000000" w:rsidRPr="00000000">
        <w:rPr>
          <w:rtl w:val="0"/>
        </w:rPr>
      </w:r>
    </w:p>
    <w:p w:rsidR="00000000" w:rsidDel="00000000" w:rsidP="00000000" w:rsidRDefault="00000000" w:rsidRPr="00000000" w14:paraId="00000145">
      <w:pPr>
        <w:jc w:val="both"/>
        <w:rPr>
          <w:sz w:val="22"/>
          <w:szCs w:val="22"/>
        </w:rPr>
      </w:pPr>
      <w:r w:rsidDel="00000000" w:rsidR="00000000" w:rsidRPr="00000000">
        <w:rPr>
          <w:rtl w:val="0"/>
        </w:rPr>
      </w:r>
    </w:p>
    <w:p w:rsidR="00000000" w:rsidDel="00000000" w:rsidP="00000000" w:rsidRDefault="00000000" w:rsidRPr="00000000" w14:paraId="00000146">
      <w:pPr>
        <w:jc w:val="both"/>
        <w:rPr>
          <w:sz w:val="22"/>
          <w:szCs w:val="22"/>
        </w:rPr>
      </w:pPr>
      <w:r w:rsidDel="00000000" w:rsidR="00000000" w:rsidRPr="00000000">
        <w:rPr>
          <w:rtl w:val="0"/>
        </w:rPr>
      </w:r>
    </w:p>
    <w:p w:rsidR="00000000" w:rsidDel="00000000" w:rsidP="00000000" w:rsidRDefault="00000000" w:rsidRPr="00000000" w14:paraId="00000147">
      <w:pPr>
        <w:jc w:val="both"/>
        <w:rPr>
          <w:sz w:val="22"/>
          <w:szCs w:val="22"/>
        </w:rPr>
      </w:pPr>
      <w:r w:rsidDel="00000000" w:rsidR="00000000" w:rsidRPr="00000000">
        <w:rPr>
          <w:rtl w:val="0"/>
        </w:rPr>
      </w:r>
    </w:p>
    <w:p w:rsidR="00000000" w:rsidDel="00000000" w:rsidP="00000000" w:rsidRDefault="00000000" w:rsidRPr="00000000" w14:paraId="00000148">
      <w:pPr>
        <w:jc w:val="both"/>
        <w:rPr>
          <w:sz w:val="22"/>
          <w:szCs w:val="22"/>
        </w:rPr>
      </w:pPr>
      <w:r w:rsidDel="00000000" w:rsidR="00000000" w:rsidRPr="00000000">
        <w:rPr>
          <w:rtl w:val="0"/>
        </w:rPr>
      </w:r>
    </w:p>
    <w:p w:rsidR="00000000" w:rsidDel="00000000" w:rsidP="00000000" w:rsidRDefault="00000000" w:rsidRPr="00000000" w14:paraId="00000149">
      <w:pPr>
        <w:jc w:val="center"/>
        <w:rPr>
          <w:b w:val="1"/>
          <w:bCs w:val="1"/>
          <w:sz w:val="28"/>
          <w:szCs w:val="28"/>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jc w:val="center"/>
        <w:rPr>
          <w:b w:val="1"/>
          <w:bCs w:val="1"/>
          <w:sz w:val="28"/>
          <w:szCs w:val="28"/>
        </w:rPr>
      </w:pPr>
      <w:r w:rsidDel="00000000" w:rsidR="00000000" w:rsidRPr="00000000">
        <w:rPr>
          <w:b w:val="1"/>
          <w:bCs w:val="1"/>
          <w:sz w:val="28"/>
          <w:szCs w:val="28"/>
          <w:rtl w:val="0"/>
        </w:rPr>
        <w:t xml:space="preserve">FORM ANALISIS PROJECT REDESIGN – BEFORE &amp; AFTER</w:t>
      </w:r>
    </w:p>
    <w:p w:rsidR="00000000" w:rsidDel="00000000" w:rsidP="00000000" w:rsidRDefault="00000000" w:rsidRPr="00000000" w14:paraId="0000014C">
      <w:pPr>
        <w:jc w:val="center"/>
        <w:rPr>
          <w:b w:val="1"/>
          <w:bCs w:val="1"/>
          <w:sz w:val="22"/>
          <w:szCs w:val="22"/>
        </w:rPr>
      </w:pPr>
      <w:r w:rsidDel="00000000" w:rsidR="00000000" w:rsidRPr="00000000">
        <w:rPr>
          <w:b w:val="1"/>
          <w:bCs w:val="1"/>
          <w:sz w:val="22"/>
          <w:szCs w:val="22"/>
          <w:rtl w:val="0"/>
        </w:rPr>
        <w:t xml:space="preserve">IMK – Sub-CPMK 8 dan Sub-CPMK 9</w:t>
      </w:r>
    </w:p>
    <w:p w:rsidR="00000000" w:rsidDel="00000000" w:rsidP="00000000" w:rsidRDefault="00000000" w:rsidRPr="00000000" w14:paraId="0000014D">
      <w:pPr>
        <w:spacing w:after="40" w:lineRule="auto"/>
        <w:rPr>
          <w:b w:val="1"/>
          <w:bCs w:val="1"/>
        </w:rPr>
      </w:pPr>
      <w:r w:rsidDel="00000000" w:rsidR="00000000" w:rsidRPr="00000000">
        <w:rPr>
          <w:b w:val="1"/>
          <w:bCs w:val="1"/>
          <w:rtl w:val="0"/>
        </w:rPr>
        <w:t xml:space="preserve">Kelompok: 8</w:t>
      </w:r>
    </w:p>
    <w:p w:rsidR="00000000" w:rsidDel="00000000" w:rsidP="00000000" w:rsidRDefault="00000000" w:rsidRPr="00000000" w14:paraId="0000014E">
      <w:pPr>
        <w:spacing w:after="40" w:lineRule="auto"/>
        <w:rPr>
          <w:b w:val="1"/>
          <w:bCs w:val="1"/>
        </w:rPr>
      </w:pPr>
      <w:r w:rsidDel="00000000" w:rsidR="00000000" w:rsidRPr="00000000">
        <w:rPr>
          <w:b w:val="1"/>
          <w:bCs w:val="1"/>
          <w:rtl w:val="0"/>
        </w:rPr>
        <w:t xml:space="preserve">Nama Aplikasi/Website: Website Dinas Pemadam Kebakaran Kota Bandar Lampung</w:t>
      </w:r>
    </w:p>
    <w:p w:rsidR="00000000" w:rsidDel="00000000" w:rsidP="00000000" w:rsidRDefault="00000000" w:rsidRPr="00000000" w14:paraId="0000014F">
      <w:pPr>
        <w:spacing w:after="40" w:lineRule="auto"/>
        <w:rPr>
          <w:b w:val="1"/>
          <w:bCs w:val="1"/>
        </w:rPr>
      </w:pPr>
      <w:r w:rsidDel="00000000" w:rsidR="00000000" w:rsidRPr="00000000">
        <w:rPr>
          <w:b w:val="1"/>
          <w:bCs w:val="1"/>
          <w:rtl w:val="0"/>
        </w:rPr>
        <w:t xml:space="preserve">Anggota: Alif Zakiansyah As Syauqi (222312958); Andrian Fajar Fahmi (222312979); Valentina Lasma Situmorang (222313413)</w:t>
      </w:r>
    </w:p>
    <w:p w:rsidR="00000000" w:rsidDel="00000000" w:rsidP="00000000" w:rsidRDefault="00000000" w:rsidRPr="00000000" w14:paraId="00000150">
      <w:pPr>
        <w:spacing w:after="40" w:lineRule="auto"/>
        <w:rPr/>
      </w:pPr>
      <w:r w:rsidDel="00000000" w:rsidR="00000000" w:rsidRPr="00000000">
        <w:rPr>
          <w:b w:val="1"/>
          <w:bCs w:val="1"/>
          <w:rtl w:val="0"/>
        </w:rPr>
        <w:t xml:space="preserve">Link Prototype Figma: </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tbl>
      <w:tblPr>
        <w:tblStyle w:val="Table4"/>
        <w:tblW w:w="8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
        <w:gridCol w:w="1306"/>
        <w:gridCol w:w="1708"/>
        <w:gridCol w:w="1487"/>
        <w:gridCol w:w="1609"/>
        <w:gridCol w:w="1363"/>
        <w:tblGridChange w:id="0">
          <w:tblGrid>
            <w:gridCol w:w="1022"/>
            <w:gridCol w:w="1306"/>
            <w:gridCol w:w="1708"/>
            <w:gridCol w:w="1487"/>
            <w:gridCol w:w="1609"/>
            <w:gridCol w:w="1363"/>
          </w:tblGrid>
        </w:tblGridChange>
      </w:tblGrid>
      <w:tr>
        <w:trPr>
          <w:cantSplit w:val="0"/>
          <w:tblHeader w:val="0"/>
        </w:trPr>
        <w:tc>
          <w:tcPr>
            <w:shd w:fill="d9eaf7" w:val="clear"/>
            <w:vAlign w:val="center"/>
          </w:tcPr>
          <w:p w:rsidR="00000000" w:rsidDel="00000000" w:rsidP="00000000" w:rsidRDefault="00000000" w:rsidRPr="00000000" w14:paraId="00000152">
            <w:pPr>
              <w:rPr>
                <w:b w:val="1"/>
                <w:bCs w:val="1"/>
                <w:sz w:val="16"/>
                <w:szCs w:val="16"/>
              </w:rPr>
            </w:pPr>
            <w:r w:rsidDel="00000000" w:rsidR="00000000" w:rsidRPr="00000000">
              <w:rPr>
                <w:b w:val="1"/>
                <w:bCs w:val="1"/>
                <w:sz w:val="16"/>
                <w:szCs w:val="16"/>
                <w:rtl w:val="0"/>
              </w:rPr>
              <w:t xml:space="preserve">No.</w:t>
            </w:r>
          </w:p>
        </w:tc>
        <w:tc>
          <w:tcPr>
            <w:shd w:fill="d9eaf7" w:val="clear"/>
            <w:vAlign w:val="center"/>
          </w:tcPr>
          <w:p w:rsidR="00000000" w:rsidDel="00000000" w:rsidP="00000000" w:rsidRDefault="00000000" w:rsidRPr="00000000" w14:paraId="00000153">
            <w:pPr>
              <w:rPr>
                <w:b w:val="1"/>
                <w:bCs w:val="1"/>
                <w:sz w:val="16"/>
                <w:szCs w:val="16"/>
              </w:rPr>
            </w:pPr>
            <w:r w:rsidDel="00000000" w:rsidR="00000000" w:rsidRPr="00000000">
              <w:rPr>
                <w:b w:val="1"/>
                <w:bCs w:val="1"/>
                <w:sz w:val="16"/>
                <w:szCs w:val="16"/>
                <w:rtl w:val="0"/>
              </w:rPr>
              <w:t xml:space="preserve">Materi IMK</w:t>
            </w:r>
          </w:p>
        </w:tc>
        <w:tc>
          <w:tcPr>
            <w:shd w:fill="d9eaf7" w:val="clear"/>
            <w:vAlign w:val="center"/>
          </w:tcPr>
          <w:p w:rsidR="00000000" w:rsidDel="00000000" w:rsidP="00000000" w:rsidRDefault="00000000" w:rsidRPr="00000000" w14:paraId="00000154">
            <w:pPr>
              <w:rPr>
                <w:b w:val="1"/>
                <w:bCs w:val="1"/>
                <w:sz w:val="16"/>
                <w:szCs w:val="16"/>
              </w:rPr>
            </w:pPr>
            <w:r w:rsidDel="00000000" w:rsidR="00000000" w:rsidRPr="00000000">
              <w:rPr>
                <w:b w:val="1"/>
                <w:bCs w:val="1"/>
                <w:sz w:val="16"/>
                <w:szCs w:val="16"/>
                <w:rtl w:val="0"/>
              </w:rPr>
              <w:t xml:space="preserve">Aspek/Fitur yang Dianalisis</w:t>
            </w:r>
          </w:p>
        </w:tc>
        <w:tc>
          <w:tcPr>
            <w:shd w:fill="d9eaf7" w:val="clear"/>
            <w:vAlign w:val="center"/>
          </w:tcPr>
          <w:p w:rsidR="00000000" w:rsidDel="00000000" w:rsidP="00000000" w:rsidRDefault="00000000" w:rsidRPr="00000000" w14:paraId="00000155">
            <w:pPr>
              <w:rPr>
                <w:b w:val="1"/>
                <w:bCs w:val="1"/>
                <w:sz w:val="15"/>
                <w:szCs w:val="15"/>
              </w:rPr>
            </w:pPr>
            <w:r w:rsidDel="00000000" w:rsidR="00000000" w:rsidRPr="00000000">
              <w:rPr>
                <w:b w:val="1"/>
                <w:bCs w:val="1"/>
                <w:sz w:val="15"/>
                <w:szCs w:val="15"/>
                <w:rtl w:val="0"/>
              </w:rPr>
              <w:t xml:space="preserve">BEFORE – Kondisi Existing</w:t>
            </w:r>
          </w:p>
        </w:tc>
        <w:tc>
          <w:tcPr>
            <w:shd w:fill="d9eaf7" w:val="clear"/>
            <w:vAlign w:val="center"/>
          </w:tcPr>
          <w:p w:rsidR="00000000" w:rsidDel="00000000" w:rsidP="00000000" w:rsidRDefault="00000000" w:rsidRPr="00000000" w14:paraId="00000156">
            <w:pPr>
              <w:rPr>
                <w:b w:val="1"/>
                <w:bCs w:val="1"/>
                <w:sz w:val="15"/>
                <w:szCs w:val="15"/>
              </w:rPr>
            </w:pPr>
            <w:r w:rsidDel="00000000" w:rsidR="00000000" w:rsidRPr="00000000">
              <w:rPr>
                <w:b w:val="1"/>
                <w:bCs w:val="1"/>
                <w:sz w:val="15"/>
                <w:szCs w:val="15"/>
                <w:rtl w:val="0"/>
              </w:rPr>
              <w:t xml:space="preserve">AFTER – Hasil Redesain</w:t>
            </w:r>
          </w:p>
        </w:tc>
        <w:tc>
          <w:tcPr>
            <w:shd w:fill="d9eaf7" w:val="clear"/>
            <w:vAlign w:val="center"/>
          </w:tcPr>
          <w:p w:rsidR="00000000" w:rsidDel="00000000" w:rsidP="00000000" w:rsidRDefault="00000000" w:rsidRPr="00000000" w14:paraId="00000157">
            <w:pPr>
              <w:rPr>
                <w:b w:val="1"/>
                <w:bCs w:val="1"/>
                <w:sz w:val="15"/>
                <w:szCs w:val="15"/>
              </w:rPr>
            </w:pPr>
            <w:r w:rsidDel="00000000" w:rsidR="00000000" w:rsidRPr="00000000">
              <w:rPr>
                <w:b w:val="1"/>
                <w:bCs w:val="1"/>
                <w:sz w:val="15"/>
                <w:szCs w:val="15"/>
                <w:rtl w:val="0"/>
              </w:rPr>
              <w:t xml:space="preserve">Alasan/Dasar Perubahan</w:t>
            </w:r>
          </w:p>
        </w:tc>
      </w:tr>
      <w:tr>
        <w:trPr>
          <w:cantSplit w:val="0"/>
          <w:tblHeader w:val="0"/>
        </w:trPr>
        <w:tc>
          <w:tcPr>
            <w:vAlign w:val="center"/>
          </w:tcPr>
          <w:p w:rsidR="00000000" w:rsidDel="00000000" w:rsidP="00000000" w:rsidRDefault="00000000" w:rsidRPr="00000000" w14:paraId="00000158">
            <w:pPr>
              <w:rPr>
                <w:sz w:val="15"/>
                <w:szCs w:val="15"/>
              </w:rPr>
            </w:pPr>
            <w:r w:rsidDel="00000000" w:rsidR="00000000" w:rsidRPr="00000000">
              <w:rPr>
                <w:sz w:val="15"/>
                <w:szCs w:val="15"/>
                <w:rtl w:val="0"/>
              </w:rPr>
              <w:t xml:space="preserve">1</w:t>
            </w:r>
          </w:p>
        </w:tc>
        <w:tc>
          <w:tcPr>
            <w:vAlign w:val="center"/>
          </w:tcPr>
          <w:p w:rsidR="00000000" w:rsidDel="00000000" w:rsidP="00000000" w:rsidRDefault="00000000" w:rsidRPr="00000000" w14:paraId="00000159">
            <w:pPr>
              <w:rPr>
                <w:sz w:val="15"/>
                <w:szCs w:val="15"/>
              </w:rPr>
            </w:pPr>
            <w:r w:rsidDel="00000000" w:rsidR="00000000" w:rsidRPr="00000000">
              <w:rPr>
                <w:sz w:val="15"/>
                <w:szCs w:val="15"/>
                <w:rtl w:val="0"/>
              </w:rPr>
              <w:t xml:space="preserve">Expressive Human &amp; Command Languages</w:t>
            </w:r>
          </w:p>
        </w:tc>
        <w:tc>
          <w:tcPr>
            <w:vAlign w:val="center"/>
          </w:tcPr>
          <w:p w:rsidR="00000000" w:rsidDel="00000000" w:rsidP="00000000" w:rsidRDefault="00000000" w:rsidRPr="00000000" w14:paraId="0000015A">
            <w:pPr>
              <w:rPr>
                <w:sz w:val="15"/>
                <w:szCs w:val="15"/>
              </w:rPr>
            </w:pPr>
            <w:r w:rsidDel="00000000" w:rsidR="00000000" w:rsidRPr="00000000">
              <w:rPr>
                <w:sz w:val="15"/>
                <w:szCs w:val="15"/>
                <w:rtl w:val="0"/>
              </w:rPr>
              <w:t xml:space="preserve">Expressive Interface</w:t>
            </w:r>
          </w:p>
        </w:tc>
        <w:tc>
          <w:tcPr>
            <w:vAlign w:val="center"/>
          </w:tcPr>
          <w:p w:rsidR="00000000" w:rsidDel="00000000" w:rsidP="00000000" w:rsidRDefault="00000000" w:rsidRPr="00000000" w14:paraId="0000015B">
            <w:pPr>
              <w:rPr>
                <w:sz w:val="15"/>
                <w:szCs w:val="15"/>
              </w:rPr>
            </w:pPr>
            <w:r w:rsidDel="00000000" w:rsidR="00000000" w:rsidRPr="00000000">
              <w:rPr/>
              <w:drawing>
                <wp:inline distB="0" distT="0" distL="0" distR="0">
                  <wp:extent cx="608928" cy="3606733"/>
                  <wp:effectExtent b="0" l="0" r="0" t="0"/>
                  <wp:docPr id="20374655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08928" cy="360673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C">
            <w:pPr>
              <w:rPr>
                <w:sz w:val="15"/>
                <w:szCs w:val="15"/>
              </w:rPr>
            </w:pPr>
            <w:r w:rsidDel="00000000" w:rsidR="00000000" w:rsidRPr="00000000">
              <w:rPr/>
              <w:drawing>
                <wp:inline distB="0" distT="0" distL="0" distR="0">
                  <wp:extent cx="773185" cy="3133436"/>
                  <wp:effectExtent b="0" l="0" r="0" t="0"/>
                  <wp:docPr id="203746551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73185" cy="313343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D">
            <w:pPr>
              <w:rPr>
                <w:sz w:val="15"/>
                <w:szCs w:val="15"/>
              </w:rPr>
            </w:pPr>
            <w:r w:rsidDel="00000000" w:rsidR="00000000" w:rsidRPr="00000000">
              <w:rPr>
                <w:sz w:val="15"/>
                <w:szCs w:val="15"/>
                <w:rtl w:val="0"/>
              </w:rPr>
              <w:t xml:space="preserve">Beranda baru menempatkan hero, layanan utama, statistik, berita, pengumuman, dokumen populer, dan tombol darurat dalam hierarki yang lebih jelas dan membuat fungsi utama lebih mudah dikenali.</w:t>
            </w:r>
          </w:p>
        </w:tc>
      </w:tr>
      <w:tr>
        <w:trPr>
          <w:cantSplit w:val="0"/>
          <w:tblHeader w:val="0"/>
        </w:trPr>
        <w:tc>
          <w:tcPr>
            <w:vAlign w:val="center"/>
          </w:tcPr>
          <w:p w:rsidR="00000000" w:rsidDel="00000000" w:rsidP="00000000" w:rsidRDefault="00000000" w:rsidRPr="00000000" w14:paraId="0000015E">
            <w:pPr>
              <w:rPr>
                <w:sz w:val="15"/>
                <w:szCs w:val="15"/>
              </w:rPr>
            </w:pPr>
            <w:r w:rsidDel="00000000" w:rsidR="00000000" w:rsidRPr="00000000">
              <w:rPr>
                <w:sz w:val="15"/>
                <w:szCs w:val="15"/>
                <w:rtl w:val="0"/>
              </w:rPr>
              <w:t xml:space="preserve">2</w:t>
            </w:r>
          </w:p>
        </w:tc>
        <w:tc>
          <w:tcPr>
            <w:vAlign w:val="center"/>
          </w:tcPr>
          <w:p w:rsidR="00000000" w:rsidDel="00000000" w:rsidP="00000000" w:rsidRDefault="00000000" w:rsidRPr="00000000" w14:paraId="0000015F">
            <w:pPr>
              <w:rPr/>
            </w:pPr>
            <w:r w:rsidDel="00000000" w:rsidR="00000000" w:rsidRPr="00000000">
              <w:rPr>
                <w:rtl w:val="0"/>
              </w:rPr>
            </w:r>
          </w:p>
        </w:tc>
        <w:tc>
          <w:tcPr>
            <w:vAlign w:val="center"/>
          </w:tcPr>
          <w:p w:rsidR="00000000" w:rsidDel="00000000" w:rsidP="00000000" w:rsidRDefault="00000000" w:rsidRPr="00000000" w14:paraId="00000160">
            <w:pPr>
              <w:rPr>
                <w:sz w:val="15"/>
                <w:szCs w:val="15"/>
              </w:rPr>
            </w:pPr>
            <w:r w:rsidDel="00000000" w:rsidR="00000000" w:rsidRPr="00000000">
              <w:rPr>
                <w:sz w:val="15"/>
                <w:szCs w:val="15"/>
                <w:rtl w:val="0"/>
              </w:rPr>
              <w:t xml:space="preserve">Bahasa/label/perintah</w:t>
            </w:r>
          </w:p>
        </w:tc>
        <w:tc>
          <w:tcPr>
            <w:vAlign w:val="center"/>
          </w:tcPr>
          <w:p w:rsidR="00000000" w:rsidDel="00000000" w:rsidP="00000000" w:rsidRDefault="00000000" w:rsidRPr="00000000" w14:paraId="00000161">
            <w:pPr>
              <w:spacing w:line="259" w:lineRule="auto"/>
              <w:rPr>
                <w:sz w:val="15"/>
                <w:szCs w:val="15"/>
              </w:rPr>
            </w:pPr>
            <w:r w:rsidDel="00000000" w:rsidR="00000000" w:rsidRPr="00000000">
              <w:rPr/>
              <w:drawing>
                <wp:inline distB="0" distT="0" distL="0" distR="0">
                  <wp:extent cx="807267" cy="744363"/>
                  <wp:effectExtent b="0" l="0" r="0" t="0"/>
                  <wp:docPr id="203746552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807267" cy="744363"/>
                          </a:xfrm>
                          <a:prstGeom prst="rect"/>
                          <a:ln/>
                        </pic:spPr>
                      </pic:pic>
                    </a:graphicData>
                  </a:graphic>
                </wp:inline>
              </w:drawing>
            </w:r>
            <w:r w:rsidDel="00000000" w:rsidR="00000000" w:rsidRPr="00000000">
              <w:rPr>
                <w:sz w:val="15"/>
                <w:szCs w:val="15"/>
                <w:rtl w:val="0"/>
              </w:rPr>
              <w:t xml:space="preserve">Label dan istilah pada website lama cenderung formal/teknis; beberapa istilah seperti LKJIP dan SOP tidak diberi penjelasan bagi pengguna awam.</w:t>
            </w:r>
          </w:p>
        </w:tc>
        <w:tc>
          <w:tcPr>
            <w:vAlign w:val="center"/>
          </w:tcPr>
          <w:p w:rsidR="00000000" w:rsidDel="00000000" w:rsidP="00000000" w:rsidRDefault="00000000" w:rsidRPr="00000000" w14:paraId="00000162">
            <w:pPr>
              <w:spacing w:line="259" w:lineRule="auto"/>
              <w:rPr>
                <w:sz w:val="15"/>
                <w:szCs w:val="15"/>
              </w:rPr>
            </w:pPr>
            <w:r w:rsidDel="00000000" w:rsidR="00000000" w:rsidRPr="00000000">
              <w:rPr/>
              <w:drawing>
                <wp:inline distB="0" distT="0" distL="0" distR="0">
                  <wp:extent cx="832485" cy="767616"/>
                  <wp:effectExtent b="0" l="0" r="0" t="0"/>
                  <wp:docPr id="20374655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32485" cy="767616"/>
                          </a:xfrm>
                          <a:prstGeom prst="rect"/>
                          <a:ln/>
                        </pic:spPr>
                      </pic:pic>
                    </a:graphicData>
                  </a:graphic>
                </wp:inline>
              </w:drawing>
            </w:r>
            <w:r w:rsidDel="00000000" w:rsidR="00000000" w:rsidRPr="00000000">
              <w:rPr>
                <w:sz w:val="15"/>
                <w:szCs w:val="15"/>
                <w:rtl w:val="0"/>
              </w:rPr>
              <w:t xml:space="preserve">Setiap dokumen kini dilengkapi deskripsi singkat yang menjelaskan isi dan tujuan dokumen, sehingga pengguna dapat memahami informasi sebelum mengunduh.</w:t>
            </w:r>
          </w:p>
        </w:tc>
        <w:tc>
          <w:tcPr>
            <w:vAlign w:val="center"/>
          </w:tcPr>
          <w:p w:rsidR="00000000" w:rsidDel="00000000" w:rsidP="00000000" w:rsidRDefault="00000000" w:rsidRPr="00000000" w14:paraId="00000163">
            <w:pPr>
              <w:spacing w:line="259" w:lineRule="auto"/>
              <w:rPr>
                <w:sz w:val="15"/>
                <w:szCs w:val="15"/>
              </w:rPr>
            </w:pPr>
            <w:r w:rsidDel="00000000" w:rsidR="00000000" w:rsidRPr="00000000">
              <w:rPr>
                <w:sz w:val="15"/>
                <w:szCs w:val="15"/>
                <w:rtl w:val="0"/>
              </w:rPr>
              <w:t xml:space="preserve">Perubahan dilakukan untuk menerapkan prinsip Match Between System and the Real World, yaitu menggunakan bahasa dan informasi yang lebih mudah dipahami pengguna serta mengurangi beban pengguna dalam menafsirkan istilah teknis.</w:t>
            </w:r>
          </w:p>
        </w:tc>
      </w:tr>
      <w:tr>
        <w:trPr>
          <w:cantSplit w:val="0"/>
          <w:tblHeader w:val="0"/>
        </w:trPr>
        <w:tc>
          <w:tcPr>
            <w:vAlign w:val="center"/>
          </w:tcPr>
          <w:p w:rsidR="00000000" w:rsidDel="00000000" w:rsidP="00000000" w:rsidRDefault="00000000" w:rsidRPr="00000000" w14:paraId="00000164">
            <w:pPr>
              <w:rPr>
                <w:sz w:val="15"/>
                <w:szCs w:val="15"/>
              </w:rPr>
            </w:pPr>
            <w:r w:rsidDel="00000000" w:rsidR="00000000" w:rsidRPr="00000000">
              <w:rPr>
                <w:sz w:val="15"/>
                <w:szCs w:val="15"/>
                <w:rtl w:val="0"/>
              </w:rPr>
              <w:t xml:space="preserve">3</w:t>
            </w:r>
          </w:p>
        </w:tc>
        <w:tc>
          <w:tcPr>
            <w:vAlign w:val="center"/>
          </w:tcPr>
          <w:p w:rsidR="00000000" w:rsidDel="00000000" w:rsidP="00000000" w:rsidRDefault="00000000" w:rsidRPr="00000000" w14:paraId="00000165">
            <w:pPr>
              <w:rPr/>
            </w:pPr>
            <w:r w:rsidDel="00000000" w:rsidR="00000000" w:rsidRPr="00000000">
              <w:rPr>
                <w:rtl w:val="0"/>
              </w:rPr>
            </w:r>
          </w:p>
        </w:tc>
        <w:tc>
          <w:tcPr>
            <w:vAlign w:val="center"/>
          </w:tcPr>
          <w:p w:rsidR="00000000" w:rsidDel="00000000" w:rsidP="00000000" w:rsidRDefault="00000000" w:rsidRPr="00000000" w14:paraId="00000166">
            <w:pPr>
              <w:rPr>
                <w:sz w:val="15"/>
                <w:szCs w:val="15"/>
              </w:rPr>
            </w:pPr>
            <w:r w:rsidDel="00000000" w:rsidR="00000000" w:rsidRPr="00000000">
              <w:rPr>
                <w:sz w:val="15"/>
                <w:szCs w:val="15"/>
                <w:rtl w:val="0"/>
              </w:rPr>
              <w:t xml:space="preserve">Feedback terhadap tindakan pengguna</w:t>
            </w:r>
          </w:p>
        </w:tc>
        <w:tc>
          <w:tcPr>
            <w:vAlign w:val="center"/>
          </w:tcPr>
          <w:p w:rsidR="00000000" w:rsidDel="00000000" w:rsidP="00000000" w:rsidRDefault="00000000" w:rsidRPr="00000000" w14:paraId="00000167">
            <w:pPr>
              <w:rPr>
                <w:sz w:val="15"/>
                <w:szCs w:val="15"/>
              </w:rPr>
            </w:pPr>
            <w:r w:rsidDel="00000000" w:rsidR="00000000" w:rsidRPr="00000000">
              <w:rPr/>
              <w:drawing>
                <wp:inline distB="0" distT="0" distL="0" distR="0">
                  <wp:extent cx="790575" cy="728972"/>
                  <wp:effectExtent b="0" l="0" r="0" t="0"/>
                  <wp:docPr id="20374655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90575" cy="728972"/>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0" distT="0" distL="0" distR="0">
                  <wp:extent cx="790575" cy="247650"/>
                  <wp:effectExtent b="0" l="0" r="0" t="0"/>
                  <wp:docPr id="20374655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90575" cy="2476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drawing>
                <wp:inline distB="0" distT="0" distL="0" distR="0">
                  <wp:extent cx="885063" cy="246994"/>
                  <wp:effectExtent b="0" l="0" r="0" t="0"/>
                  <wp:docPr id="203746552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85063" cy="246994"/>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0" distT="0" distL="0" distR="0">
                  <wp:extent cx="866775" cy="409575"/>
                  <wp:effectExtent b="0" l="0" r="0" t="0"/>
                  <wp:docPr id="203746552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667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sz w:val="15"/>
                <w:szCs w:val="15"/>
              </w:rPr>
            </w:pPr>
            <w:r w:rsidDel="00000000" w:rsidR="00000000" w:rsidRPr="00000000">
              <w:rPr>
                <w:rtl w:val="0"/>
              </w:rPr>
            </w:r>
          </w:p>
        </w:tc>
        <w:tc>
          <w:tcPr>
            <w:vAlign w:val="center"/>
          </w:tcPr>
          <w:p w:rsidR="00000000" w:rsidDel="00000000" w:rsidP="00000000" w:rsidRDefault="00000000" w:rsidRPr="00000000" w14:paraId="0000016C">
            <w:pPr>
              <w:rPr>
                <w:sz w:val="15"/>
                <w:szCs w:val="15"/>
              </w:rPr>
            </w:pPr>
            <w:r w:rsidDel="00000000" w:rsidR="00000000" w:rsidRPr="00000000">
              <w:rPr>
                <w:sz w:val="15"/>
                <w:szCs w:val="15"/>
                <w:rtl w:val="0"/>
              </w:rPr>
              <w:t xml:space="preserve">Menerapkan prinsip Visibility of System Status: pengguna perlu mengetahui posisi dan hasil tindakannya melalui feedback visual.</w:t>
            </w:r>
          </w:p>
        </w:tc>
      </w:tr>
      <w:tr>
        <w:trPr>
          <w:cantSplit w:val="0"/>
          <w:tblHeader w:val="0"/>
        </w:trPr>
        <w:tc>
          <w:tcPr>
            <w:vAlign w:val="center"/>
          </w:tcPr>
          <w:p w:rsidR="00000000" w:rsidDel="00000000" w:rsidP="00000000" w:rsidRDefault="00000000" w:rsidRPr="00000000" w14:paraId="0000016D">
            <w:pPr>
              <w:rPr>
                <w:sz w:val="15"/>
                <w:szCs w:val="15"/>
              </w:rPr>
            </w:pPr>
            <w:r w:rsidDel="00000000" w:rsidR="00000000" w:rsidRPr="00000000">
              <w:rPr>
                <w:sz w:val="15"/>
                <w:szCs w:val="15"/>
                <w:rtl w:val="0"/>
              </w:rPr>
              <w:t xml:space="preserve">4</w:t>
            </w:r>
          </w:p>
        </w:tc>
        <w:tc>
          <w:tcPr>
            <w:vAlign w:val="center"/>
          </w:tcPr>
          <w:p w:rsidR="00000000" w:rsidDel="00000000" w:rsidP="00000000" w:rsidRDefault="00000000" w:rsidRPr="00000000" w14:paraId="0000016E">
            <w:pPr>
              <w:rPr/>
            </w:pPr>
            <w:r w:rsidDel="00000000" w:rsidR="00000000" w:rsidRPr="00000000">
              <w:rPr>
                <w:rtl w:val="0"/>
              </w:rPr>
            </w:r>
          </w:p>
        </w:tc>
        <w:tc>
          <w:tcPr>
            <w:vAlign w:val="center"/>
          </w:tcPr>
          <w:p w:rsidR="00000000" w:rsidDel="00000000" w:rsidP="00000000" w:rsidRDefault="00000000" w:rsidRPr="00000000" w14:paraId="0000016F">
            <w:pPr>
              <w:rPr>
                <w:sz w:val="15"/>
                <w:szCs w:val="15"/>
              </w:rPr>
            </w:pPr>
            <w:r w:rsidDel="00000000" w:rsidR="00000000" w:rsidRPr="00000000">
              <w:rPr>
                <w:sz w:val="15"/>
                <w:szCs w:val="15"/>
                <w:rtl w:val="0"/>
              </w:rPr>
              <w:t xml:space="preserve">Emotional Design</w:t>
            </w:r>
          </w:p>
        </w:tc>
        <w:tc>
          <w:tcPr>
            <w:vAlign w:val="center"/>
          </w:tcPr>
          <w:p w:rsidR="00000000" w:rsidDel="00000000" w:rsidP="00000000" w:rsidRDefault="00000000" w:rsidRPr="00000000" w14:paraId="00000170">
            <w:pPr>
              <w:rPr>
                <w:sz w:val="15"/>
                <w:szCs w:val="15"/>
              </w:rPr>
            </w:pPr>
            <w:r w:rsidDel="00000000" w:rsidR="00000000" w:rsidRPr="00000000">
              <w:rPr/>
              <w:drawing>
                <wp:inline distB="0" distT="0" distL="0" distR="0">
                  <wp:extent cx="608928" cy="3606733"/>
                  <wp:effectExtent b="0" l="0" r="0" t="0"/>
                  <wp:docPr id="203746552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08928" cy="360673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sz w:val="15"/>
                <w:szCs w:val="15"/>
              </w:rPr>
            </w:pPr>
            <w:r w:rsidDel="00000000" w:rsidR="00000000" w:rsidRPr="00000000">
              <w:rPr>
                <w:sz w:val="15"/>
                <w:szCs w:val="15"/>
                <w:rtl w:val="0"/>
              </w:rPr>
              <w:t xml:space="preserve">Halaman Home lebih banyak menampilkan dokumentasi kegiatan dan berita, sedangkan informasi mengenai layanan darurat belum menjadi fokus utama.</w:t>
            </w:r>
          </w:p>
        </w:tc>
        <w:tc>
          <w:tcPr>
            <w:vAlign w:val="center"/>
          </w:tcPr>
          <w:p w:rsidR="00000000" w:rsidDel="00000000" w:rsidP="00000000" w:rsidRDefault="00000000" w:rsidRPr="00000000" w14:paraId="00000172">
            <w:pPr>
              <w:rPr>
                <w:sz w:val="15"/>
                <w:szCs w:val="15"/>
              </w:rPr>
            </w:pPr>
            <w:r w:rsidDel="00000000" w:rsidR="00000000" w:rsidRPr="00000000">
              <w:rPr/>
              <w:drawing>
                <wp:inline distB="0" distT="0" distL="0" distR="0">
                  <wp:extent cx="773185" cy="3133436"/>
                  <wp:effectExtent b="0" l="0" r="0" t="0"/>
                  <wp:docPr id="203746552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73185" cy="313343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sz w:val="15"/>
                <w:szCs w:val="15"/>
              </w:rPr>
            </w:pPr>
            <w:r w:rsidDel="00000000" w:rsidR="00000000" w:rsidRPr="00000000">
              <w:rPr>
                <w:sz w:val="15"/>
                <w:szCs w:val="15"/>
                <w:rtl w:val="0"/>
              </w:rPr>
              <w:t xml:space="preserve">Halaman Home memprioritaskan informasi penting, seperti tombol DARURAT 113, berita, pengumuman, dan layanan utama.</w:t>
            </w:r>
          </w:p>
        </w:tc>
        <w:tc>
          <w:tcPr>
            <w:vAlign w:val="center"/>
          </w:tcPr>
          <w:p w:rsidR="00000000" w:rsidDel="00000000" w:rsidP="00000000" w:rsidRDefault="00000000" w:rsidRPr="00000000" w14:paraId="00000174">
            <w:pPr>
              <w:rPr>
                <w:sz w:val="15"/>
                <w:szCs w:val="15"/>
              </w:rPr>
            </w:pPr>
            <w:r w:rsidDel="00000000" w:rsidR="00000000" w:rsidRPr="00000000">
              <w:rPr>
                <w:sz w:val="15"/>
                <w:szCs w:val="15"/>
                <w:rtl w:val="0"/>
              </w:rPr>
              <w:t xml:space="preserve">Perubahan dilakukan agar website memberikan kesan lebih responsif terhadap kebutuhan pengguna, terutama saat membutuhkan layanan darurat.</w:t>
            </w:r>
          </w:p>
        </w:tc>
      </w:tr>
      <w:tr>
        <w:trPr>
          <w:cantSplit w:val="0"/>
          <w:tblHeader w:val="0"/>
        </w:trPr>
        <w:tc>
          <w:tcPr>
            <w:vAlign w:val="center"/>
          </w:tcPr>
          <w:p w:rsidR="00000000" w:rsidDel="00000000" w:rsidP="00000000" w:rsidRDefault="00000000" w:rsidRPr="00000000" w14:paraId="00000175">
            <w:pPr>
              <w:rPr>
                <w:sz w:val="15"/>
                <w:szCs w:val="15"/>
              </w:rPr>
            </w:pPr>
            <w:r w:rsidDel="00000000" w:rsidR="00000000" w:rsidRPr="00000000">
              <w:rPr>
                <w:sz w:val="15"/>
                <w:szCs w:val="15"/>
                <w:rtl w:val="0"/>
              </w:rPr>
              <w:t xml:space="preserve">5</w:t>
            </w:r>
          </w:p>
        </w:tc>
        <w:tc>
          <w:tcPr>
            <w:vAlign w:val="center"/>
          </w:tcPr>
          <w:p w:rsidR="00000000" w:rsidDel="00000000" w:rsidP="00000000" w:rsidRDefault="00000000" w:rsidRPr="00000000" w14:paraId="00000176">
            <w:pPr>
              <w:rPr/>
            </w:pPr>
            <w:r w:rsidDel="00000000" w:rsidR="00000000" w:rsidRPr="00000000">
              <w:rPr>
                <w:rtl w:val="0"/>
              </w:rPr>
            </w:r>
          </w:p>
        </w:tc>
        <w:tc>
          <w:tcPr>
            <w:vAlign w:val="center"/>
          </w:tcPr>
          <w:p w:rsidR="00000000" w:rsidDel="00000000" w:rsidP="00000000" w:rsidRDefault="00000000" w:rsidRPr="00000000" w14:paraId="00000177">
            <w:pPr>
              <w:rPr>
                <w:sz w:val="15"/>
                <w:szCs w:val="15"/>
              </w:rPr>
            </w:pPr>
            <w:r w:rsidDel="00000000" w:rsidR="00000000" w:rsidRPr="00000000">
              <w:rPr>
                <w:sz w:val="15"/>
                <w:szCs w:val="15"/>
                <w:rtl w:val="0"/>
              </w:rPr>
              <w:t xml:space="preserve">Elemen yang membangun pengalaman emosional</w:t>
            </w:r>
          </w:p>
        </w:tc>
        <w:tc>
          <w:tcPr>
            <w:vAlign w:val="center"/>
          </w:tcPr>
          <w:p w:rsidR="00000000" w:rsidDel="00000000" w:rsidP="00000000" w:rsidRDefault="00000000" w:rsidRPr="00000000" w14:paraId="00000178">
            <w:pPr>
              <w:spacing w:line="259" w:lineRule="auto"/>
              <w:rPr>
                <w:sz w:val="15"/>
                <w:szCs w:val="15"/>
              </w:rPr>
            </w:pPr>
            <w:r w:rsidDel="00000000" w:rsidR="00000000" w:rsidRPr="00000000">
              <w:rPr/>
              <w:drawing>
                <wp:inline distB="0" distT="0" distL="0" distR="0">
                  <wp:extent cx="790575" cy="600075"/>
                  <wp:effectExtent b="0" l="0" r="0" t="0"/>
                  <wp:docPr id="203746552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90575" cy="600075"/>
                          </a:xfrm>
                          <a:prstGeom prst="rect"/>
                          <a:ln/>
                        </pic:spPr>
                      </pic:pic>
                    </a:graphicData>
                  </a:graphic>
                </wp:inline>
              </w:drawing>
            </w:r>
            <w:r w:rsidDel="00000000" w:rsidR="00000000" w:rsidRPr="00000000">
              <w:rPr>
                <w:sz w:val="15"/>
                <w:szCs w:val="15"/>
                <w:rtl w:val="0"/>
              </w:rPr>
              <w:t xml:space="preserve">Elemen pada halaman Home belum memberikan penekanan yang jelas terhadap layanan utama yang dibutuhkan pengguna.</w:t>
            </w:r>
          </w:p>
        </w:tc>
        <w:tc>
          <w:tcPr>
            <w:vAlign w:val="center"/>
          </w:tcPr>
          <w:p w:rsidR="00000000" w:rsidDel="00000000" w:rsidP="00000000" w:rsidRDefault="00000000" w:rsidRPr="00000000" w14:paraId="00000179">
            <w:pPr>
              <w:spacing w:line="259" w:lineRule="auto"/>
              <w:rPr>
                <w:sz w:val="15"/>
                <w:szCs w:val="15"/>
              </w:rPr>
            </w:pPr>
            <w:r w:rsidDel="00000000" w:rsidR="00000000" w:rsidRPr="00000000">
              <w:rPr/>
              <w:drawing>
                <wp:inline distB="0" distT="0" distL="0" distR="0">
                  <wp:extent cx="866775" cy="847725"/>
                  <wp:effectExtent b="0" l="0" r="0" t="0"/>
                  <wp:docPr id="203746552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866775" cy="847725"/>
                          </a:xfrm>
                          <a:prstGeom prst="rect"/>
                          <a:ln/>
                        </pic:spPr>
                      </pic:pic>
                    </a:graphicData>
                  </a:graphic>
                </wp:inline>
              </w:drawing>
            </w:r>
            <w:r w:rsidDel="00000000" w:rsidR="00000000" w:rsidRPr="00000000">
              <w:rPr>
                <w:sz w:val="15"/>
                <w:szCs w:val="15"/>
                <w:rtl w:val="0"/>
              </w:rPr>
              <w:t xml:space="preserve">Tombol DARURAT 113, kartu layanan, berita, pengumuman, dan informasi utama dibuat lebih menonjol melalui penataan visual yang terstruktur.</w:t>
            </w:r>
          </w:p>
        </w:tc>
        <w:tc>
          <w:tcPr>
            <w:vAlign w:val="center"/>
          </w:tcPr>
          <w:p w:rsidR="00000000" w:rsidDel="00000000" w:rsidP="00000000" w:rsidRDefault="00000000" w:rsidRPr="00000000" w14:paraId="0000017A">
            <w:pPr>
              <w:rPr>
                <w:sz w:val="15"/>
                <w:szCs w:val="15"/>
              </w:rPr>
            </w:pPr>
            <w:r w:rsidDel="00000000" w:rsidR="00000000" w:rsidRPr="00000000">
              <w:rPr>
                <w:sz w:val="15"/>
                <w:szCs w:val="15"/>
                <w:rtl w:val="0"/>
              </w:rPr>
              <w:t xml:space="preserve">Elemen visual tersebut digunakan untuk membangun pengalaman yang lebih jelas, meyakinkan, dan sesuai dengan konteks layanan Damkar.</w:t>
            </w:r>
          </w:p>
        </w:tc>
      </w:tr>
      <w:tr>
        <w:trPr>
          <w:cantSplit w:val="0"/>
          <w:tblHeader w:val="0"/>
        </w:trPr>
        <w:tc>
          <w:tcPr>
            <w:vAlign w:val="center"/>
          </w:tcPr>
          <w:p w:rsidR="00000000" w:rsidDel="00000000" w:rsidP="00000000" w:rsidRDefault="00000000" w:rsidRPr="00000000" w14:paraId="0000017B">
            <w:pPr>
              <w:rPr>
                <w:sz w:val="15"/>
                <w:szCs w:val="15"/>
              </w:rPr>
            </w:pPr>
            <w:r w:rsidDel="00000000" w:rsidR="00000000" w:rsidRPr="00000000">
              <w:rPr>
                <w:sz w:val="15"/>
                <w:szCs w:val="15"/>
                <w:rtl w:val="0"/>
              </w:rPr>
              <w:t xml:space="preserve">6</w:t>
            </w:r>
          </w:p>
        </w:tc>
        <w:tc>
          <w:tcPr>
            <w:vAlign w:val="center"/>
          </w:tcPr>
          <w:p w:rsidR="00000000" w:rsidDel="00000000" w:rsidP="00000000" w:rsidRDefault="00000000" w:rsidRPr="00000000" w14:paraId="0000017C">
            <w:pPr>
              <w:rPr>
                <w:sz w:val="15"/>
                <w:szCs w:val="15"/>
              </w:rPr>
            </w:pPr>
            <w:r w:rsidDel="00000000" w:rsidR="00000000" w:rsidRPr="00000000">
              <w:rPr>
                <w:sz w:val="15"/>
                <w:szCs w:val="15"/>
                <w:rtl w:val="0"/>
              </w:rPr>
              <w:t xml:space="preserve">Advancing the User Experience</w:t>
            </w:r>
          </w:p>
        </w:tc>
        <w:tc>
          <w:tcPr>
            <w:vAlign w:val="center"/>
          </w:tcPr>
          <w:p w:rsidR="00000000" w:rsidDel="00000000" w:rsidP="00000000" w:rsidRDefault="00000000" w:rsidRPr="00000000" w14:paraId="0000017D">
            <w:pPr>
              <w:rPr>
                <w:sz w:val="15"/>
                <w:szCs w:val="15"/>
              </w:rPr>
            </w:pPr>
            <w:r w:rsidDel="00000000" w:rsidR="00000000" w:rsidRPr="00000000">
              <w:rPr>
                <w:sz w:val="15"/>
                <w:szCs w:val="15"/>
                <w:rtl w:val="0"/>
              </w:rPr>
              <w:t xml:space="preserve">Kemudahan penggunaan</w:t>
            </w:r>
          </w:p>
        </w:tc>
        <w:tc>
          <w:tcPr>
            <w:vAlign w:val="center"/>
          </w:tcPr>
          <w:p w:rsidR="00000000" w:rsidDel="00000000" w:rsidP="00000000" w:rsidRDefault="00000000" w:rsidRPr="00000000" w14:paraId="0000017E">
            <w:pPr>
              <w:rPr>
                <w:sz w:val="15"/>
                <w:szCs w:val="15"/>
              </w:rPr>
            </w:pPr>
            <w:r w:rsidDel="00000000" w:rsidR="00000000" w:rsidRPr="00000000">
              <w:rPr/>
              <w:drawing>
                <wp:inline distB="0" distT="0" distL="0" distR="0">
                  <wp:extent cx="790575" cy="600075"/>
                  <wp:effectExtent b="0" l="0" r="0" t="0"/>
                  <wp:docPr id="203746553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90575" cy="600075"/>
                          </a:xfrm>
                          <a:prstGeom prst="rect"/>
                          <a:ln/>
                        </pic:spPr>
                      </pic:pic>
                    </a:graphicData>
                  </a:graphic>
                </wp:inline>
              </w:drawing>
            </w:r>
            <w:r w:rsidDel="00000000" w:rsidR="00000000" w:rsidRPr="00000000">
              <w:rPr>
                <w:sz w:val="15"/>
                <w:szCs w:val="15"/>
                <w:rtl w:val="0"/>
              </w:rPr>
              <w:t xml:space="preserve">Pengguna perlu menelusuri menu untuk menemukan informasi; tombol darurat belum menonjol.</w:t>
            </w:r>
          </w:p>
        </w:tc>
        <w:tc>
          <w:tcPr>
            <w:vAlign w:val="center"/>
          </w:tcPr>
          <w:p w:rsidR="00000000" w:rsidDel="00000000" w:rsidP="00000000" w:rsidRDefault="00000000" w:rsidRPr="00000000" w14:paraId="0000017F">
            <w:pPr>
              <w:rPr>
                <w:sz w:val="15"/>
                <w:szCs w:val="15"/>
              </w:rPr>
            </w:pPr>
            <w:r w:rsidDel="00000000" w:rsidR="00000000" w:rsidRPr="00000000">
              <w:rPr/>
              <w:drawing>
                <wp:inline distB="0" distT="0" distL="0" distR="0">
                  <wp:extent cx="866775" cy="847725"/>
                  <wp:effectExtent b="0" l="0" r="0" t="0"/>
                  <wp:docPr id="203746553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866775" cy="847725"/>
                          </a:xfrm>
                          <a:prstGeom prst="rect"/>
                          <a:ln/>
                        </pic:spPr>
                      </pic:pic>
                    </a:graphicData>
                  </a:graphic>
                </wp:inline>
              </w:drawing>
            </w:r>
            <w:r w:rsidDel="00000000" w:rsidR="00000000" w:rsidRPr="00000000">
              <w:rPr>
                <w:sz w:val="15"/>
                <w:szCs w:val="15"/>
                <w:rtl w:val="0"/>
              </w:rPr>
              <w:t xml:space="preserve">Navigasi utama dibuat konsisten, pencarian tersedia di header, kategori informasi dibuat lebih terstruktur, dan tombol DARURAT 113 terlihat jelas.</w:t>
            </w:r>
          </w:p>
        </w:tc>
        <w:tc>
          <w:tcPr>
            <w:vAlign w:val="center"/>
          </w:tcPr>
          <w:p w:rsidR="00000000" w:rsidDel="00000000" w:rsidP="00000000" w:rsidRDefault="00000000" w:rsidRPr="00000000" w14:paraId="00000180">
            <w:pPr>
              <w:rPr>
                <w:sz w:val="15"/>
                <w:szCs w:val="15"/>
              </w:rPr>
            </w:pPr>
            <w:r w:rsidDel="00000000" w:rsidR="00000000" w:rsidRPr="00000000">
              <w:rPr>
                <w:sz w:val="15"/>
                <w:szCs w:val="15"/>
                <w:rtl w:val="0"/>
              </w:rPr>
              <w:t xml:space="preserve">UCD menekankan desain berdasarkan kebutuhan pengguna; mengurangi langkah dan beban ingatan pengguna saat mengakses informasi penting.</w:t>
            </w:r>
          </w:p>
        </w:tc>
      </w:tr>
      <w:tr>
        <w:trPr>
          <w:cantSplit w:val="0"/>
          <w:tblHeader w:val="0"/>
        </w:trPr>
        <w:tc>
          <w:tcPr>
            <w:vAlign w:val="center"/>
          </w:tcPr>
          <w:p w:rsidR="00000000" w:rsidDel="00000000" w:rsidP="00000000" w:rsidRDefault="00000000" w:rsidRPr="00000000" w14:paraId="00000181">
            <w:pPr>
              <w:rPr>
                <w:sz w:val="15"/>
                <w:szCs w:val="15"/>
                <w:highlight w:val="yellow"/>
              </w:rPr>
            </w:pPr>
            <w:r w:rsidDel="00000000" w:rsidR="00000000" w:rsidRPr="00000000">
              <w:rPr>
                <w:sz w:val="15"/>
                <w:szCs w:val="15"/>
                <w:highlight w:val="yellow"/>
                <w:rtl w:val="0"/>
              </w:rPr>
              <w:t xml:space="preserve">7</w:t>
            </w:r>
          </w:p>
        </w:tc>
        <w:tc>
          <w:tcPr>
            <w:vAlign w:val="center"/>
          </w:tcPr>
          <w:p w:rsidR="00000000" w:rsidDel="00000000" w:rsidP="00000000" w:rsidRDefault="00000000" w:rsidRPr="00000000" w14:paraId="00000182">
            <w:pPr>
              <w:rPr>
                <w:highlight w:val="yellow"/>
              </w:rPr>
            </w:pPr>
            <w:r w:rsidDel="00000000" w:rsidR="00000000" w:rsidRPr="00000000">
              <w:rPr>
                <w:rtl w:val="0"/>
              </w:rPr>
            </w:r>
          </w:p>
        </w:tc>
        <w:tc>
          <w:tcPr>
            <w:vAlign w:val="center"/>
          </w:tcPr>
          <w:p w:rsidR="00000000" w:rsidDel="00000000" w:rsidP="00000000" w:rsidRDefault="00000000" w:rsidRPr="00000000" w14:paraId="00000183">
            <w:pPr>
              <w:rPr>
                <w:sz w:val="15"/>
                <w:szCs w:val="15"/>
                <w:highlight w:val="yellow"/>
              </w:rPr>
            </w:pPr>
            <w:r w:rsidDel="00000000" w:rsidR="00000000" w:rsidRPr="00000000">
              <w:rPr>
                <w:sz w:val="15"/>
                <w:szCs w:val="15"/>
                <w:highlight w:val="yellow"/>
                <w:rtl w:val="0"/>
              </w:rPr>
              <w:t xml:space="preserve">Efisiensi interaksi</w:t>
            </w:r>
          </w:p>
        </w:tc>
        <w:tc>
          <w:tcPr>
            <w:vAlign w:val="center"/>
          </w:tcPr>
          <w:p w:rsidR="00000000" w:rsidDel="00000000" w:rsidP="00000000" w:rsidRDefault="00000000" w:rsidRPr="00000000" w14:paraId="00000184">
            <w:pPr>
              <w:rPr/>
            </w:pPr>
            <w:r w:rsidDel="00000000" w:rsidR="00000000" w:rsidRPr="00000000">
              <w:rPr/>
              <w:drawing>
                <wp:inline distB="0" distT="0" distL="0" distR="0">
                  <wp:extent cx="800100" cy="342900"/>
                  <wp:effectExtent b="0" l="0" r="0" t="0"/>
                  <wp:docPr id="203746553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800100" cy="342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drawing>
                <wp:inline distB="0" distT="0" distL="0" distR="0">
                  <wp:extent cx="876300" cy="676275"/>
                  <wp:effectExtent b="0" l="0" r="0" t="0"/>
                  <wp:docPr id="203746553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876300" cy="6762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6">
            <w:pPr>
              <w:rPr>
                <w:sz w:val="15"/>
                <w:szCs w:val="15"/>
              </w:rPr>
            </w:pPr>
            <w:r w:rsidDel="00000000" w:rsidR="00000000" w:rsidRPr="00000000">
              <w:rPr>
                <w:sz w:val="15"/>
                <w:szCs w:val="15"/>
                <w:rtl w:val="0"/>
              </w:rPr>
              <w:t xml:space="preserve">Mempercepat akses ke informasi yang sering atau penting digunakan.</w:t>
            </w:r>
          </w:p>
        </w:tc>
      </w:tr>
      <w:tr>
        <w:trPr>
          <w:cantSplit w:val="0"/>
          <w:tblHeader w:val="0"/>
        </w:trPr>
        <w:tc>
          <w:tcPr>
            <w:vAlign w:val="center"/>
          </w:tcPr>
          <w:p w:rsidR="00000000" w:rsidDel="00000000" w:rsidP="00000000" w:rsidRDefault="00000000" w:rsidRPr="00000000" w14:paraId="00000187">
            <w:pPr>
              <w:rPr>
                <w:sz w:val="15"/>
                <w:szCs w:val="15"/>
              </w:rPr>
            </w:pPr>
            <w:r w:rsidDel="00000000" w:rsidR="00000000" w:rsidRPr="00000000">
              <w:rPr>
                <w:sz w:val="15"/>
                <w:szCs w:val="15"/>
                <w:rtl w:val="0"/>
              </w:rPr>
              <w:t xml:space="preserve">8</w:t>
            </w:r>
          </w:p>
        </w:tc>
        <w:tc>
          <w:tcPr>
            <w:vAlign w:val="center"/>
          </w:tcPr>
          <w:p w:rsidR="00000000" w:rsidDel="00000000" w:rsidP="00000000" w:rsidRDefault="00000000" w:rsidRPr="00000000" w14:paraId="00000188">
            <w:pPr>
              <w:rPr/>
            </w:pPr>
            <w:r w:rsidDel="00000000" w:rsidR="00000000" w:rsidRPr="00000000">
              <w:rPr>
                <w:rtl w:val="0"/>
              </w:rPr>
            </w:r>
          </w:p>
        </w:tc>
        <w:tc>
          <w:tcPr>
            <w:vAlign w:val="center"/>
          </w:tcPr>
          <w:p w:rsidR="00000000" w:rsidDel="00000000" w:rsidP="00000000" w:rsidRDefault="00000000" w:rsidRPr="00000000" w14:paraId="00000189">
            <w:pPr>
              <w:rPr>
                <w:sz w:val="15"/>
                <w:szCs w:val="15"/>
              </w:rPr>
            </w:pPr>
            <w:r w:rsidDel="00000000" w:rsidR="00000000" w:rsidRPr="00000000">
              <w:rPr>
                <w:sz w:val="15"/>
                <w:szCs w:val="15"/>
                <w:rtl w:val="0"/>
              </w:rPr>
              <w:t xml:space="preserve">Kepuasan pengguna</w:t>
            </w:r>
          </w:p>
        </w:tc>
        <w:tc>
          <w:tcPr>
            <w:vAlign w:val="center"/>
          </w:tcPr>
          <w:p w:rsidR="00000000" w:rsidDel="00000000" w:rsidP="00000000" w:rsidRDefault="00000000" w:rsidRPr="00000000" w14:paraId="0000018A">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8B">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8C">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sz w:val="15"/>
                <w:szCs w:val="15"/>
              </w:rPr>
            </w:pPr>
            <w:r w:rsidDel="00000000" w:rsidR="00000000" w:rsidRPr="00000000">
              <w:rPr>
                <w:sz w:val="15"/>
                <w:szCs w:val="15"/>
                <w:rtl w:val="0"/>
              </w:rPr>
              <w:t xml:space="preserve">9</w:t>
            </w:r>
          </w:p>
        </w:tc>
        <w:tc>
          <w:tcPr>
            <w:vAlign w:val="center"/>
          </w:tcPr>
          <w:p w:rsidR="00000000" w:rsidDel="00000000" w:rsidP="00000000" w:rsidRDefault="00000000" w:rsidRPr="00000000" w14:paraId="0000018E">
            <w:pPr>
              <w:rPr/>
            </w:pPr>
            <w:r w:rsidDel="00000000" w:rsidR="00000000" w:rsidRPr="00000000">
              <w:rPr>
                <w:rtl w:val="0"/>
              </w:rPr>
            </w:r>
          </w:p>
        </w:tc>
        <w:tc>
          <w:tcPr>
            <w:vAlign w:val="center"/>
          </w:tcPr>
          <w:p w:rsidR="00000000" w:rsidDel="00000000" w:rsidP="00000000" w:rsidRDefault="00000000" w:rsidRPr="00000000" w14:paraId="0000018F">
            <w:pPr>
              <w:rPr>
                <w:sz w:val="15"/>
                <w:szCs w:val="15"/>
              </w:rPr>
            </w:pPr>
            <w:r w:rsidDel="00000000" w:rsidR="00000000" w:rsidRPr="00000000">
              <w:rPr>
                <w:sz w:val="15"/>
                <w:szCs w:val="15"/>
                <w:rtl w:val="0"/>
              </w:rPr>
              <w:t xml:space="preserve">Permasalahan UX lainnya</w:t>
            </w:r>
          </w:p>
        </w:tc>
        <w:tc>
          <w:tcPr>
            <w:vAlign w:val="center"/>
          </w:tcPr>
          <w:p w:rsidR="00000000" w:rsidDel="00000000" w:rsidP="00000000" w:rsidRDefault="00000000" w:rsidRPr="00000000" w14:paraId="00000190">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91">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92">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sz w:val="15"/>
                <w:szCs w:val="15"/>
              </w:rPr>
            </w:pPr>
            <w:r w:rsidDel="00000000" w:rsidR="00000000" w:rsidRPr="00000000">
              <w:rPr>
                <w:sz w:val="15"/>
                <w:szCs w:val="15"/>
                <w:rtl w:val="0"/>
              </w:rPr>
              <w:t xml:space="preserve">10</w:t>
            </w:r>
          </w:p>
        </w:tc>
        <w:tc>
          <w:tcPr>
            <w:vAlign w:val="center"/>
          </w:tcPr>
          <w:p w:rsidR="00000000" w:rsidDel="00000000" w:rsidP="00000000" w:rsidRDefault="00000000" w:rsidRPr="00000000" w14:paraId="00000194">
            <w:pPr>
              <w:rPr>
                <w:sz w:val="15"/>
                <w:szCs w:val="15"/>
              </w:rPr>
            </w:pPr>
            <w:r w:rsidDel="00000000" w:rsidR="00000000" w:rsidRPr="00000000">
              <w:rPr>
                <w:sz w:val="15"/>
                <w:szCs w:val="15"/>
                <w:rtl w:val="0"/>
              </w:rPr>
              <w:t xml:space="preserve">The Timely User Experiences</w:t>
            </w:r>
          </w:p>
        </w:tc>
        <w:tc>
          <w:tcPr>
            <w:vAlign w:val="center"/>
          </w:tcPr>
          <w:p w:rsidR="00000000" w:rsidDel="00000000" w:rsidP="00000000" w:rsidRDefault="00000000" w:rsidRPr="00000000" w14:paraId="00000195">
            <w:pPr>
              <w:rPr>
                <w:sz w:val="15"/>
                <w:szCs w:val="15"/>
              </w:rPr>
            </w:pPr>
            <w:r w:rsidDel="00000000" w:rsidR="00000000" w:rsidRPr="00000000">
              <w:rPr>
                <w:sz w:val="15"/>
                <w:szCs w:val="15"/>
                <w:rtl w:val="0"/>
              </w:rPr>
              <w:t xml:space="preserve">Konteks penggunaan</w:t>
            </w:r>
          </w:p>
        </w:tc>
        <w:tc>
          <w:tcPr>
            <w:vAlign w:val="center"/>
          </w:tcPr>
          <w:p w:rsidR="00000000" w:rsidDel="00000000" w:rsidP="00000000" w:rsidRDefault="00000000" w:rsidRPr="00000000" w14:paraId="00000196">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97">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98">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rPr>
                <w:sz w:val="15"/>
                <w:szCs w:val="15"/>
              </w:rPr>
            </w:pPr>
            <w:r w:rsidDel="00000000" w:rsidR="00000000" w:rsidRPr="00000000">
              <w:rPr>
                <w:sz w:val="15"/>
                <w:szCs w:val="15"/>
                <w:rtl w:val="0"/>
              </w:rPr>
              <w:t xml:space="preserve">11</w:t>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sz w:val="15"/>
                <w:szCs w:val="15"/>
              </w:rPr>
            </w:pPr>
            <w:r w:rsidDel="00000000" w:rsidR="00000000" w:rsidRPr="00000000">
              <w:rPr>
                <w:sz w:val="15"/>
                <w:szCs w:val="15"/>
                <w:rtl w:val="0"/>
              </w:rPr>
              <w:t xml:space="preserve">Ketepatan waktu informasi</w:t>
            </w:r>
          </w:p>
        </w:tc>
        <w:tc>
          <w:tcPr>
            <w:vAlign w:val="center"/>
          </w:tcPr>
          <w:p w:rsidR="00000000" w:rsidDel="00000000" w:rsidP="00000000" w:rsidRDefault="00000000" w:rsidRPr="00000000" w14:paraId="0000019C">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9D">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9E">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sz w:val="15"/>
                <w:szCs w:val="15"/>
              </w:rPr>
            </w:pPr>
            <w:r w:rsidDel="00000000" w:rsidR="00000000" w:rsidRPr="00000000">
              <w:rPr>
                <w:sz w:val="15"/>
                <w:szCs w:val="15"/>
                <w:rtl w:val="0"/>
              </w:rPr>
              <w:t xml:space="preserve">12</w:t>
            </w:r>
          </w:p>
        </w:tc>
        <w:tc>
          <w:tcPr>
            <w:vAlign w:val="center"/>
          </w:tcPr>
          <w:p w:rsidR="00000000" w:rsidDel="00000000" w:rsidP="00000000" w:rsidRDefault="00000000" w:rsidRPr="00000000" w14:paraId="000001A0">
            <w:pPr>
              <w:rPr/>
            </w:pPr>
            <w:r w:rsidDel="00000000" w:rsidR="00000000" w:rsidRPr="00000000">
              <w:rPr>
                <w:rtl w:val="0"/>
              </w:rPr>
            </w:r>
          </w:p>
        </w:tc>
        <w:tc>
          <w:tcPr>
            <w:vAlign w:val="center"/>
          </w:tcPr>
          <w:p w:rsidR="00000000" w:rsidDel="00000000" w:rsidP="00000000" w:rsidRDefault="00000000" w:rsidRPr="00000000" w14:paraId="000001A1">
            <w:pPr>
              <w:rPr>
                <w:sz w:val="15"/>
                <w:szCs w:val="15"/>
              </w:rPr>
            </w:pPr>
            <w:r w:rsidDel="00000000" w:rsidR="00000000" w:rsidRPr="00000000">
              <w:rPr>
                <w:sz w:val="15"/>
                <w:szCs w:val="15"/>
                <w:rtl w:val="0"/>
              </w:rPr>
              <w:t xml:space="preserve">Respons sistem terhadap kondisi pengguna</w:t>
            </w:r>
          </w:p>
        </w:tc>
        <w:tc>
          <w:tcPr>
            <w:vAlign w:val="center"/>
          </w:tcPr>
          <w:p w:rsidR="00000000" w:rsidDel="00000000" w:rsidP="00000000" w:rsidRDefault="00000000" w:rsidRPr="00000000" w14:paraId="000001A2">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A3">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A4">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rPr>
                <w:sz w:val="15"/>
                <w:szCs w:val="15"/>
              </w:rPr>
            </w:pPr>
            <w:r w:rsidDel="00000000" w:rsidR="00000000" w:rsidRPr="00000000">
              <w:rPr>
                <w:sz w:val="15"/>
                <w:szCs w:val="15"/>
                <w:rtl w:val="0"/>
              </w:rPr>
              <w:t xml:space="preserve">13</w:t>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sz w:val="15"/>
                <w:szCs w:val="15"/>
              </w:rPr>
            </w:pPr>
            <w:r w:rsidDel="00000000" w:rsidR="00000000" w:rsidRPr="00000000">
              <w:rPr>
                <w:sz w:val="15"/>
                <w:szCs w:val="15"/>
                <w:rtl w:val="0"/>
              </w:rPr>
              <w:t xml:space="preserve">Informasi/fitur yang dibutuhkan pada saat tertentu</w:t>
            </w:r>
          </w:p>
        </w:tc>
        <w:tc>
          <w:tcPr>
            <w:vAlign w:val="center"/>
          </w:tcPr>
          <w:p w:rsidR="00000000" w:rsidDel="00000000" w:rsidP="00000000" w:rsidRDefault="00000000" w:rsidRPr="00000000" w14:paraId="000001A8">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A9">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AA">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rPr>
                <w:sz w:val="15"/>
                <w:szCs w:val="15"/>
              </w:rPr>
            </w:pPr>
            <w:r w:rsidDel="00000000" w:rsidR="00000000" w:rsidRPr="00000000">
              <w:rPr>
                <w:sz w:val="15"/>
                <w:szCs w:val="15"/>
                <w:rtl w:val="0"/>
              </w:rPr>
              <w:t xml:space="preserve">14</w:t>
            </w:r>
          </w:p>
        </w:tc>
        <w:tc>
          <w:tcPr>
            <w:vAlign w:val="center"/>
          </w:tcPr>
          <w:p w:rsidR="00000000" w:rsidDel="00000000" w:rsidP="00000000" w:rsidRDefault="00000000" w:rsidRPr="00000000" w14:paraId="000001AC">
            <w:pPr>
              <w:rPr>
                <w:sz w:val="15"/>
                <w:szCs w:val="15"/>
              </w:rPr>
            </w:pPr>
            <w:r w:rsidDel="00000000" w:rsidR="00000000" w:rsidRPr="00000000">
              <w:rPr>
                <w:sz w:val="15"/>
                <w:szCs w:val="15"/>
                <w:rtl w:val="0"/>
              </w:rPr>
              <w:t xml:space="preserve">Information Search</w:t>
            </w:r>
          </w:p>
        </w:tc>
        <w:tc>
          <w:tcPr>
            <w:vAlign w:val="center"/>
          </w:tcPr>
          <w:p w:rsidR="00000000" w:rsidDel="00000000" w:rsidP="00000000" w:rsidRDefault="00000000" w:rsidRPr="00000000" w14:paraId="000001AD">
            <w:pPr>
              <w:rPr>
                <w:sz w:val="15"/>
                <w:szCs w:val="15"/>
              </w:rPr>
            </w:pPr>
            <w:r w:rsidDel="00000000" w:rsidR="00000000" w:rsidRPr="00000000">
              <w:rPr>
                <w:sz w:val="15"/>
                <w:szCs w:val="15"/>
                <w:rtl w:val="0"/>
              </w:rPr>
              <w:t xml:space="preserve">Search/pencarian</w:t>
            </w:r>
          </w:p>
        </w:tc>
        <w:tc>
          <w:tcPr>
            <w:vAlign w:val="center"/>
          </w:tcPr>
          <w:p w:rsidR="00000000" w:rsidDel="00000000" w:rsidP="00000000" w:rsidRDefault="00000000" w:rsidRPr="00000000" w14:paraId="000001AE">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AF">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B0">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rPr>
                <w:sz w:val="15"/>
                <w:szCs w:val="15"/>
              </w:rPr>
            </w:pPr>
            <w:r w:rsidDel="00000000" w:rsidR="00000000" w:rsidRPr="00000000">
              <w:rPr>
                <w:sz w:val="15"/>
                <w:szCs w:val="15"/>
                <w:rtl w:val="0"/>
              </w:rPr>
              <w:t xml:space="preserve">15</w:t>
            </w:r>
          </w:p>
        </w:tc>
        <w:tc>
          <w:tcPr>
            <w:vAlign w:val="center"/>
          </w:tcPr>
          <w:p w:rsidR="00000000" w:rsidDel="00000000" w:rsidP="00000000" w:rsidRDefault="00000000" w:rsidRPr="00000000" w14:paraId="000001B2">
            <w:pPr>
              <w:rPr/>
            </w:pPr>
            <w:r w:rsidDel="00000000" w:rsidR="00000000" w:rsidRPr="00000000">
              <w:rPr>
                <w:rtl w:val="0"/>
              </w:rPr>
            </w:r>
          </w:p>
        </w:tc>
        <w:tc>
          <w:tcPr>
            <w:vAlign w:val="center"/>
          </w:tcPr>
          <w:p w:rsidR="00000000" w:rsidDel="00000000" w:rsidP="00000000" w:rsidRDefault="00000000" w:rsidRPr="00000000" w14:paraId="000001B3">
            <w:pPr>
              <w:rPr>
                <w:sz w:val="15"/>
                <w:szCs w:val="15"/>
              </w:rPr>
            </w:pPr>
            <w:r w:rsidDel="00000000" w:rsidR="00000000" w:rsidRPr="00000000">
              <w:rPr>
                <w:sz w:val="15"/>
                <w:szCs w:val="15"/>
                <w:rtl w:val="0"/>
              </w:rPr>
              <w:t xml:space="preserve">Search suggestion/autocomplete</w:t>
            </w:r>
          </w:p>
        </w:tc>
        <w:tc>
          <w:tcPr>
            <w:vAlign w:val="center"/>
          </w:tcPr>
          <w:p w:rsidR="00000000" w:rsidDel="00000000" w:rsidP="00000000" w:rsidRDefault="00000000" w:rsidRPr="00000000" w14:paraId="000001B4">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B5">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B6">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sz w:val="15"/>
                <w:szCs w:val="15"/>
              </w:rPr>
            </w:pPr>
            <w:r w:rsidDel="00000000" w:rsidR="00000000" w:rsidRPr="00000000">
              <w:rPr>
                <w:sz w:val="15"/>
                <w:szCs w:val="15"/>
                <w:rtl w:val="0"/>
              </w:rPr>
              <w:t xml:space="preserve">16</w:t>
            </w:r>
          </w:p>
        </w:tc>
        <w:tc>
          <w:tcPr>
            <w:vAlign w:val="center"/>
          </w:tcPr>
          <w:p w:rsidR="00000000" w:rsidDel="00000000" w:rsidP="00000000" w:rsidRDefault="00000000" w:rsidRPr="00000000" w14:paraId="000001B8">
            <w:pPr>
              <w:rPr/>
            </w:pPr>
            <w:r w:rsidDel="00000000" w:rsidR="00000000" w:rsidRPr="00000000">
              <w:rPr>
                <w:rtl w:val="0"/>
              </w:rPr>
            </w:r>
          </w:p>
        </w:tc>
        <w:tc>
          <w:tcPr>
            <w:vAlign w:val="center"/>
          </w:tcPr>
          <w:p w:rsidR="00000000" w:rsidDel="00000000" w:rsidP="00000000" w:rsidRDefault="00000000" w:rsidRPr="00000000" w14:paraId="000001B9">
            <w:pPr>
              <w:rPr>
                <w:sz w:val="15"/>
                <w:szCs w:val="15"/>
              </w:rPr>
            </w:pPr>
            <w:r w:rsidDel="00000000" w:rsidR="00000000" w:rsidRPr="00000000">
              <w:rPr>
                <w:sz w:val="15"/>
                <w:szCs w:val="15"/>
                <w:rtl w:val="0"/>
              </w:rPr>
              <w:t xml:space="preserve">Search result</w:t>
            </w:r>
          </w:p>
        </w:tc>
        <w:tc>
          <w:tcPr>
            <w:vAlign w:val="center"/>
          </w:tcPr>
          <w:p w:rsidR="00000000" w:rsidDel="00000000" w:rsidP="00000000" w:rsidRDefault="00000000" w:rsidRPr="00000000" w14:paraId="000001BA">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BB">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BC">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rPr>
                <w:sz w:val="15"/>
                <w:szCs w:val="15"/>
              </w:rPr>
            </w:pPr>
            <w:r w:rsidDel="00000000" w:rsidR="00000000" w:rsidRPr="00000000">
              <w:rPr>
                <w:sz w:val="15"/>
                <w:szCs w:val="15"/>
                <w:rtl w:val="0"/>
              </w:rPr>
              <w:t xml:space="preserve">17</w:t>
            </w:r>
          </w:p>
        </w:tc>
        <w:tc>
          <w:tcPr>
            <w:vAlign w:val="center"/>
          </w:tcPr>
          <w:p w:rsidR="00000000" w:rsidDel="00000000" w:rsidP="00000000" w:rsidRDefault="00000000" w:rsidRPr="00000000" w14:paraId="000001BE">
            <w:pPr>
              <w:rPr/>
            </w:pPr>
            <w:r w:rsidDel="00000000" w:rsidR="00000000" w:rsidRPr="00000000">
              <w:rPr>
                <w:rtl w:val="0"/>
              </w:rPr>
            </w:r>
          </w:p>
        </w:tc>
        <w:tc>
          <w:tcPr>
            <w:vAlign w:val="center"/>
          </w:tcPr>
          <w:p w:rsidR="00000000" w:rsidDel="00000000" w:rsidP="00000000" w:rsidRDefault="00000000" w:rsidRPr="00000000" w14:paraId="000001BF">
            <w:pPr>
              <w:rPr>
                <w:sz w:val="15"/>
                <w:szCs w:val="15"/>
              </w:rPr>
            </w:pPr>
            <w:r w:rsidDel="00000000" w:rsidR="00000000" w:rsidRPr="00000000">
              <w:rPr>
                <w:sz w:val="15"/>
                <w:szCs w:val="15"/>
                <w:rtl w:val="0"/>
              </w:rPr>
              <w:t xml:space="preserve">Filter</w:t>
            </w:r>
          </w:p>
        </w:tc>
        <w:tc>
          <w:tcPr>
            <w:vAlign w:val="center"/>
          </w:tcPr>
          <w:p w:rsidR="00000000" w:rsidDel="00000000" w:rsidP="00000000" w:rsidRDefault="00000000" w:rsidRPr="00000000" w14:paraId="000001C0">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C1">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C2">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rPr>
                <w:sz w:val="15"/>
                <w:szCs w:val="15"/>
              </w:rPr>
            </w:pPr>
            <w:r w:rsidDel="00000000" w:rsidR="00000000" w:rsidRPr="00000000">
              <w:rPr>
                <w:sz w:val="15"/>
                <w:szCs w:val="15"/>
                <w:rtl w:val="0"/>
              </w:rPr>
              <w:t xml:space="preserve">18</w:t>
            </w:r>
          </w:p>
        </w:tc>
        <w:tc>
          <w:tcPr>
            <w:vAlign w:val="center"/>
          </w:tcPr>
          <w:p w:rsidR="00000000" w:rsidDel="00000000" w:rsidP="00000000" w:rsidRDefault="00000000" w:rsidRPr="00000000" w14:paraId="000001C4">
            <w:pPr>
              <w:rPr/>
            </w:pPr>
            <w:r w:rsidDel="00000000" w:rsidR="00000000" w:rsidRPr="00000000">
              <w:rPr>
                <w:rtl w:val="0"/>
              </w:rPr>
            </w:r>
          </w:p>
        </w:tc>
        <w:tc>
          <w:tcPr>
            <w:vAlign w:val="center"/>
          </w:tcPr>
          <w:p w:rsidR="00000000" w:rsidDel="00000000" w:rsidP="00000000" w:rsidRDefault="00000000" w:rsidRPr="00000000" w14:paraId="000001C5">
            <w:pPr>
              <w:rPr>
                <w:sz w:val="15"/>
                <w:szCs w:val="15"/>
              </w:rPr>
            </w:pPr>
            <w:r w:rsidDel="00000000" w:rsidR="00000000" w:rsidRPr="00000000">
              <w:rPr>
                <w:sz w:val="15"/>
                <w:szCs w:val="15"/>
                <w:rtl w:val="0"/>
              </w:rPr>
              <w:t xml:space="preserve">Sorting</w:t>
            </w:r>
          </w:p>
        </w:tc>
        <w:tc>
          <w:tcPr>
            <w:vAlign w:val="center"/>
          </w:tcPr>
          <w:p w:rsidR="00000000" w:rsidDel="00000000" w:rsidP="00000000" w:rsidRDefault="00000000" w:rsidRPr="00000000" w14:paraId="000001C6">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C7">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C8">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sz w:val="15"/>
                <w:szCs w:val="15"/>
              </w:rPr>
            </w:pPr>
            <w:r w:rsidDel="00000000" w:rsidR="00000000" w:rsidRPr="00000000">
              <w:rPr>
                <w:sz w:val="15"/>
                <w:szCs w:val="15"/>
                <w:rtl w:val="0"/>
              </w:rPr>
              <w:t xml:space="preserve">19</w:t>
            </w:r>
          </w:p>
        </w:tc>
        <w:tc>
          <w:tcPr>
            <w:vAlign w:val="center"/>
          </w:tcPr>
          <w:p w:rsidR="00000000" w:rsidDel="00000000" w:rsidP="00000000" w:rsidRDefault="00000000" w:rsidRPr="00000000" w14:paraId="000001CA">
            <w:pPr>
              <w:rPr/>
            </w:pPr>
            <w:r w:rsidDel="00000000" w:rsidR="00000000" w:rsidRPr="00000000">
              <w:rPr>
                <w:rtl w:val="0"/>
              </w:rPr>
            </w:r>
          </w:p>
        </w:tc>
        <w:tc>
          <w:tcPr>
            <w:vAlign w:val="center"/>
          </w:tcPr>
          <w:p w:rsidR="00000000" w:rsidDel="00000000" w:rsidP="00000000" w:rsidRDefault="00000000" w:rsidRPr="00000000" w14:paraId="000001CB">
            <w:pPr>
              <w:rPr>
                <w:sz w:val="15"/>
                <w:szCs w:val="15"/>
              </w:rPr>
            </w:pPr>
            <w:r w:rsidDel="00000000" w:rsidR="00000000" w:rsidRPr="00000000">
              <w:rPr>
                <w:sz w:val="15"/>
                <w:szCs w:val="15"/>
                <w:rtl w:val="0"/>
              </w:rPr>
              <w:t xml:space="preserve">Navigasi dalam menemukan informasi</w:t>
            </w:r>
          </w:p>
        </w:tc>
        <w:tc>
          <w:tcPr>
            <w:vAlign w:val="center"/>
          </w:tcPr>
          <w:p w:rsidR="00000000" w:rsidDel="00000000" w:rsidP="00000000" w:rsidRDefault="00000000" w:rsidRPr="00000000" w14:paraId="000001CC">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CD">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CE">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sz w:val="15"/>
                <w:szCs w:val="15"/>
              </w:rPr>
            </w:pPr>
            <w:r w:rsidDel="00000000" w:rsidR="00000000" w:rsidRPr="00000000">
              <w:rPr>
                <w:sz w:val="15"/>
                <w:szCs w:val="15"/>
                <w:rtl w:val="0"/>
              </w:rPr>
              <w:t xml:space="preserve">20</w:t>
            </w:r>
          </w:p>
        </w:tc>
        <w:tc>
          <w:tcPr>
            <w:vAlign w:val="center"/>
          </w:tcPr>
          <w:p w:rsidR="00000000" w:rsidDel="00000000" w:rsidP="00000000" w:rsidRDefault="00000000" w:rsidRPr="00000000" w14:paraId="000001D0">
            <w:pPr>
              <w:rPr/>
            </w:pPr>
            <w:r w:rsidDel="00000000" w:rsidR="00000000" w:rsidRPr="00000000">
              <w:rPr>
                <w:rtl w:val="0"/>
              </w:rPr>
            </w:r>
          </w:p>
        </w:tc>
        <w:tc>
          <w:tcPr>
            <w:vAlign w:val="center"/>
          </w:tcPr>
          <w:p w:rsidR="00000000" w:rsidDel="00000000" w:rsidP="00000000" w:rsidRDefault="00000000" w:rsidRPr="00000000" w14:paraId="000001D1">
            <w:pPr>
              <w:rPr>
                <w:sz w:val="15"/>
                <w:szCs w:val="15"/>
              </w:rPr>
            </w:pPr>
            <w:r w:rsidDel="00000000" w:rsidR="00000000" w:rsidRPr="00000000">
              <w:rPr>
                <w:sz w:val="15"/>
                <w:szCs w:val="15"/>
                <w:rtl w:val="0"/>
              </w:rPr>
              <w:t xml:space="preserve">No-result/error/feedback</w:t>
            </w:r>
          </w:p>
        </w:tc>
        <w:tc>
          <w:tcPr>
            <w:vAlign w:val="center"/>
          </w:tcPr>
          <w:p w:rsidR="00000000" w:rsidDel="00000000" w:rsidP="00000000" w:rsidRDefault="00000000" w:rsidRPr="00000000" w14:paraId="000001D2">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D3">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D4">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sz w:val="15"/>
                <w:szCs w:val="15"/>
              </w:rPr>
            </w:pPr>
            <w:r w:rsidDel="00000000" w:rsidR="00000000" w:rsidRPr="00000000">
              <w:rPr>
                <w:sz w:val="15"/>
                <w:szCs w:val="15"/>
                <w:rtl w:val="0"/>
              </w:rPr>
              <w:t xml:space="preserve">21</w:t>
            </w:r>
          </w:p>
        </w:tc>
        <w:tc>
          <w:tcPr>
            <w:vAlign w:val="center"/>
          </w:tcPr>
          <w:p w:rsidR="00000000" w:rsidDel="00000000" w:rsidP="00000000" w:rsidRDefault="00000000" w:rsidRPr="00000000" w14:paraId="000001D6">
            <w:pPr>
              <w:rPr>
                <w:sz w:val="15"/>
                <w:szCs w:val="15"/>
              </w:rPr>
            </w:pPr>
            <w:r w:rsidDel="00000000" w:rsidR="00000000" w:rsidRPr="00000000">
              <w:rPr>
                <w:sz w:val="15"/>
                <w:szCs w:val="15"/>
                <w:rtl w:val="0"/>
              </w:rPr>
              <w:t xml:space="preserve">Data Visualization</w:t>
            </w:r>
          </w:p>
        </w:tc>
        <w:tc>
          <w:tcPr>
            <w:vAlign w:val="center"/>
          </w:tcPr>
          <w:p w:rsidR="00000000" w:rsidDel="00000000" w:rsidP="00000000" w:rsidRDefault="00000000" w:rsidRPr="00000000" w14:paraId="000001D7">
            <w:pPr>
              <w:rPr>
                <w:sz w:val="15"/>
                <w:szCs w:val="15"/>
              </w:rPr>
            </w:pPr>
            <w:r w:rsidDel="00000000" w:rsidR="00000000" w:rsidRPr="00000000">
              <w:rPr>
                <w:sz w:val="15"/>
                <w:szCs w:val="15"/>
                <w:rtl w:val="0"/>
              </w:rPr>
              <w:t xml:space="preserve">Jenis visualisasi</w:t>
            </w:r>
          </w:p>
        </w:tc>
        <w:tc>
          <w:tcPr>
            <w:vAlign w:val="center"/>
          </w:tcPr>
          <w:p w:rsidR="00000000" w:rsidDel="00000000" w:rsidP="00000000" w:rsidRDefault="00000000" w:rsidRPr="00000000" w14:paraId="000001D8">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D9">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DA">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rPr>
                <w:sz w:val="15"/>
                <w:szCs w:val="15"/>
              </w:rPr>
            </w:pPr>
            <w:r w:rsidDel="00000000" w:rsidR="00000000" w:rsidRPr="00000000">
              <w:rPr>
                <w:sz w:val="15"/>
                <w:szCs w:val="15"/>
                <w:rtl w:val="0"/>
              </w:rPr>
              <w:t xml:space="preserve">22</w:t>
            </w:r>
          </w:p>
        </w:tc>
        <w:tc>
          <w:tcPr>
            <w:vAlign w:val="center"/>
          </w:tcPr>
          <w:p w:rsidR="00000000" w:rsidDel="00000000" w:rsidP="00000000" w:rsidRDefault="00000000" w:rsidRPr="00000000" w14:paraId="000001DC">
            <w:pPr>
              <w:rPr/>
            </w:pPr>
            <w:r w:rsidDel="00000000" w:rsidR="00000000" w:rsidRPr="00000000">
              <w:rPr>
                <w:rtl w:val="0"/>
              </w:rPr>
            </w:r>
          </w:p>
        </w:tc>
        <w:tc>
          <w:tcPr>
            <w:vAlign w:val="center"/>
          </w:tcPr>
          <w:p w:rsidR="00000000" w:rsidDel="00000000" w:rsidP="00000000" w:rsidRDefault="00000000" w:rsidRPr="00000000" w14:paraId="000001DD">
            <w:pPr>
              <w:rPr>
                <w:sz w:val="15"/>
                <w:szCs w:val="15"/>
              </w:rPr>
            </w:pPr>
            <w:r w:rsidDel="00000000" w:rsidR="00000000" w:rsidRPr="00000000">
              <w:rPr>
                <w:sz w:val="15"/>
                <w:szCs w:val="15"/>
                <w:rtl w:val="0"/>
              </w:rPr>
              <w:t xml:space="preserve">Penyajian informasi/data</w:t>
            </w:r>
          </w:p>
        </w:tc>
        <w:tc>
          <w:tcPr>
            <w:vAlign w:val="center"/>
          </w:tcPr>
          <w:p w:rsidR="00000000" w:rsidDel="00000000" w:rsidP="00000000" w:rsidRDefault="00000000" w:rsidRPr="00000000" w14:paraId="000001DE">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DF">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E0">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sz w:val="15"/>
                <w:szCs w:val="15"/>
              </w:rPr>
            </w:pPr>
            <w:r w:rsidDel="00000000" w:rsidR="00000000" w:rsidRPr="00000000">
              <w:rPr>
                <w:sz w:val="15"/>
                <w:szCs w:val="15"/>
                <w:rtl w:val="0"/>
              </w:rPr>
              <w:t xml:space="preserve">23</w:t>
            </w:r>
          </w:p>
        </w:tc>
        <w:tc>
          <w:tcPr>
            <w:vAlign w:val="center"/>
          </w:tcPr>
          <w:p w:rsidR="00000000" w:rsidDel="00000000" w:rsidP="00000000" w:rsidRDefault="00000000" w:rsidRPr="00000000" w14:paraId="000001E2">
            <w:pPr>
              <w:rPr/>
            </w:pPr>
            <w:r w:rsidDel="00000000" w:rsidR="00000000" w:rsidRPr="00000000">
              <w:rPr>
                <w:rtl w:val="0"/>
              </w:rPr>
            </w:r>
          </w:p>
        </w:tc>
        <w:tc>
          <w:tcPr>
            <w:vAlign w:val="center"/>
          </w:tcPr>
          <w:p w:rsidR="00000000" w:rsidDel="00000000" w:rsidP="00000000" w:rsidRDefault="00000000" w:rsidRPr="00000000" w14:paraId="000001E3">
            <w:pPr>
              <w:rPr>
                <w:sz w:val="15"/>
                <w:szCs w:val="15"/>
              </w:rPr>
            </w:pPr>
            <w:r w:rsidDel="00000000" w:rsidR="00000000" w:rsidRPr="00000000">
              <w:rPr>
                <w:sz w:val="15"/>
                <w:szCs w:val="15"/>
                <w:rtl w:val="0"/>
              </w:rPr>
              <w:t xml:space="preserve">Kejelasan grafik</w:t>
            </w:r>
          </w:p>
        </w:tc>
        <w:tc>
          <w:tcPr>
            <w:vAlign w:val="center"/>
          </w:tcPr>
          <w:p w:rsidR="00000000" w:rsidDel="00000000" w:rsidP="00000000" w:rsidRDefault="00000000" w:rsidRPr="00000000" w14:paraId="000001E4">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E5">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E6">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sz w:val="15"/>
                <w:szCs w:val="15"/>
              </w:rPr>
            </w:pPr>
            <w:r w:rsidDel="00000000" w:rsidR="00000000" w:rsidRPr="00000000">
              <w:rPr>
                <w:sz w:val="15"/>
                <w:szCs w:val="15"/>
                <w:rtl w:val="0"/>
              </w:rPr>
              <w:t xml:space="preserve">24</w:t>
            </w:r>
          </w:p>
        </w:tc>
        <w:tc>
          <w:tcPr>
            <w:vAlign w:val="center"/>
          </w:tcPr>
          <w:p w:rsidR="00000000" w:rsidDel="00000000" w:rsidP="00000000" w:rsidRDefault="00000000" w:rsidRPr="00000000" w14:paraId="000001E8">
            <w:pPr>
              <w:rPr/>
            </w:pPr>
            <w:r w:rsidDel="00000000" w:rsidR="00000000" w:rsidRPr="00000000">
              <w:rPr>
                <w:rtl w:val="0"/>
              </w:rPr>
            </w:r>
          </w:p>
        </w:tc>
        <w:tc>
          <w:tcPr>
            <w:vAlign w:val="center"/>
          </w:tcPr>
          <w:p w:rsidR="00000000" w:rsidDel="00000000" w:rsidP="00000000" w:rsidRDefault="00000000" w:rsidRPr="00000000" w14:paraId="000001E9">
            <w:pPr>
              <w:rPr>
                <w:sz w:val="15"/>
                <w:szCs w:val="15"/>
              </w:rPr>
            </w:pPr>
            <w:r w:rsidDel="00000000" w:rsidR="00000000" w:rsidRPr="00000000">
              <w:rPr>
                <w:sz w:val="15"/>
                <w:szCs w:val="15"/>
                <w:rtl w:val="0"/>
              </w:rPr>
              <w:t xml:space="preserve">Label/legend</w:t>
            </w:r>
          </w:p>
        </w:tc>
        <w:tc>
          <w:tcPr>
            <w:vAlign w:val="center"/>
          </w:tcPr>
          <w:p w:rsidR="00000000" w:rsidDel="00000000" w:rsidP="00000000" w:rsidRDefault="00000000" w:rsidRPr="00000000" w14:paraId="000001EA">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EB">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EC">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sz w:val="15"/>
                <w:szCs w:val="15"/>
              </w:rPr>
            </w:pPr>
            <w:r w:rsidDel="00000000" w:rsidR="00000000" w:rsidRPr="00000000">
              <w:rPr>
                <w:sz w:val="15"/>
                <w:szCs w:val="15"/>
                <w:rtl w:val="0"/>
              </w:rPr>
              <w:t xml:space="preserve">25</w:t>
            </w:r>
          </w:p>
        </w:tc>
        <w:tc>
          <w:tcPr>
            <w:vAlign w:val="center"/>
          </w:tcPr>
          <w:p w:rsidR="00000000" w:rsidDel="00000000" w:rsidP="00000000" w:rsidRDefault="00000000" w:rsidRPr="00000000" w14:paraId="000001EE">
            <w:pPr>
              <w:rPr/>
            </w:pPr>
            <w:r w:rsidDel="00000000" w:rsidR="00000000" w:rsidRPr="00000000">
              <w:rPr>
                <w:rtl w:val="0"/>
              </w:rPr>
            </w:r>
          </w:p>
        </w:tc>
        <w:tc>
          <w:tcPr>
            <w:vAlign w:val="center"/>
          </w:tcPr>
          <w:p w:rsidR="00000000" w:rsidDel="00000000" w:rsidP="00000000" w:rsidRDefault="00000000" w:rsidRPr="00000000" w14:paraId="000001EF">
            <w:pPr>
              <w:rPr>
                <w:sz w:val="15"/>
                <w:szCs w:val="15"/>
              </w:rPr>
            </w:pPr>
            <w:r w:rsidDel="00000000" w:rsidR="00000000" w:rsidRPr="00000000">
              <w:rPr>
                <w:sz w:val="15"/>
                <w:szCs w:val="15"/>
                <w:rtl w:val="0"/>
              </w:rPr>
              <w:t xml:space="preserve">Efektivitas visualisasi</w:t>
            </w:r>
          </w:p>
        </w:tc>
        <w:tc>
          <w:tcPr>
            <w:vAlign w:val="center"/>
          </w:tcPr>
          <w:p w:rsidR="00000000" w:rsidDel="00000000" w:rsidP="00000000" w:rsidRDefault="00000000" w:rsidRPr="00000000" w14:paraId="000001F0">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F1">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F2">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sz w:val="15"/>
                <w:szCs w:val="15"/>
              </w:rPr>
            </w:pPr>
            <w:r w:rsidDel="00000000" w:rsidR="00000000" w:rsidRPr="00000000">
              <w:rPr>
                <w:sz w:val="15"/>
                <w:szCs w:val="15"/>
                <w:rtl w:val="0"/>
              </w:rPr>
              <w:t xml:space="preserve">26</w:t>
            </w:r>
          </w:p>
        </w:tc>
        <w:tc>
          <w:tcPr>
            <w:vAlign w:val="center"/>
          </w:tcPr>
          <w:p w:rsidR="00000000" w:rsidDel="00000000" w:rsidP="00000000" w:rsidRDefault="00000000" w:rsidRPr="00000000" w14:paraId="000001F4">
            <w:pPr>
              <w:rPr>
                <w:sz w:val="15"/>
                <w:szCs w:val="15"/>
              </w:rPr>
            </w:pPr>
            <w:r w:rsidDel="00000000" w:rsidR="00000000" w:rsidRPr="00000000">
              <w:rPr>
                <w:sz w:val="15"/>
                <w:szCs w:val="15"/>
                <w:rtl w:val="0"/>
              </w:rPr>
              <w:t xml:space="preserve">Wireframe, Mockup &amp; Prototype</w:t>
            </w:r>
          </w:p>
        </w:tc>
        <w:tc>
          <w:tcPr>
            <w:vAlign w:val="center"/>
          </w:tcPr>
          <w:p w:rsidR="00000000" w:rsidDel="00000000" w:rsidP="00000000" w:rsidRDefault="00000000" w:rsidRPr="00000000" w14:paraId="000001F5">
            <w:pPr>
              <w:rPr>
                <w:sz w:val="15"/>
                <w:szCs w:val="15"/>
              </w:rPr>
            </w:pPr>
            <w:r w:rsidDel="00000000" w:rsidR="00000000" w:rsidRPr="00000000">
              <w:rPr>
                <w:sz w:val="15"/>
                <w:szCs w:val="15"/>
                <w:rtl w:val="0"/>
              </w:rPr>
              <w:t xml:space="preserve">Wireframe</w:t>
            </w:r>
          </w:p>
        </w:tc>
        <w:tc>
          <w:tcPr>
            <w:vAlign w:val="center"/>
          </w:tcPr>
          <w:p w:rsidR="00000000" w:rsidDel="00000000" w:rsidP="00000000" w:rsidRDefault="00000000" w:rsidRPr="00000000" w14:paraId="000001F6">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F7">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F8">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sz w:val="15"/>
                <w:szCs w:val="15"/>
              </w:rPr>
            </w:pPr>
            <w:r w:rsidDel="00000000" w:rsidR="00000000" w:rsidRPr="00000000">
              <w:rPr>
                <w:sz w:val="15"/>
                <w:szCs w:val="15"/>
                <w:rtl w:val="0"/>
              </w:rPr>
              <w:t xml:space="preserve">27</w:t>
            </w:r>
          </w:p>
        </w:tc>
        <w:tc>
          <w:tcPr>
            <w:vAlign w:val="center"/>
          </w:tcPr>
          <w:p w:rsidR="00000000" w:rsidDel="00000000" w:rsidP="00000000" w:rsidRDefault="00000000" w:rsidRPr="00000000" w14:paraId="000001FA">
            <w:pPr>
              <w:rPr/>
            </w:pPr>
            <w:r w:rsidDel="00000000" w:rsidR="00000000" w:rsidRPr="00000000">
              <w:rPr>
                <w:rtl w:val="0"/>
              </w:rPr>
            </w:r>
          </w:p>
        </w:tc>
        <w:tc>
          <w:tcPr>
            <w:vAlign w:val="center"/>
          </w:tcPr>
          <w:p w:rsidR="00000000" w:rsidDel="00000000" w:rsidP="00000000" w:rsidRDefault="00000000" w:rsidRPr="00000000" w14:paraId="000001FB">
            <w:pPr>
              <w:rPr>
                <w:sz w:val="15"/>
                <w:szCs w:val="15"/>
              </w:rPr>
            </w:pPr>
            <w:r w:rsidDel="00000000" w:rsidR="00000000" w:rsidRPr="00000000">
              <w:rPr>
                <w:sz w:val="15"/>
                <w:szCs w:val="15"/>
                <w:rtl w:val="0"/>
              </w:rPr>
              <w:t xml:space="preserve">Mockup</w:t>
            </w:r>
          </w:p>
        </w:tc>
        <w:tc>
          <w:tcPr>
            <w:vAlign w:val="center"/>
          </w:tcPr>
          <w:p w:rsidR="00000000" w:rsidDel="00000000" w:rsidP="00000000" w:rsidRDefault="00000000" w:rsidRPr="00000000" w14:paraId="000001FC">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FD">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1FE">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rPr>
                <w:sz w:val="15"/>
                <w:szCs w:val="15"/>
              </w:rPr>
            </w:pPr>
            <w:r w:rsidDel="00000000" w:rsidR="00000000" w:rsidRPr="00000000">
              <w:rPr>
                <w:sz w:val="15"/>
                <w:szCs w:val="15"/>
                <w:rtl w:val="0"/>
              </w:rPr>
              <w:t xml:space="preserve">28</w:t>
            </w:r>
          </w:p>
        </w:tc>
        <w:tc>
          <w:tcPr>
            <w:vAlign w:val="center"/>
          </w:tcPr>
          <w:p w:rsidR="00000000" w:rsidDel="00000000" w:rsidP="00000000" w:rsidRDefault="00000000" w:rsidRPr="00000000" w14:paraId="00000200">
            <w:pPr>
              <w:rPr/>
            </w:pPr>
            <w:r w:rsidDel="00000000" w:rsidR="00000000" w:rsidRPr="00000000">
              <w:rPr>
                <w:rtl w:val="0"/>
              </w:rPr>
            </w:r>
          </w:p>
        </w:tc>
        <w:tc>
          <w:tcPr>
            <w:vAlign w:val="center"/>
          </w:tcPr>
          <w:p w:rsidR="00000000" w:rsidDel="00000000" w:rsidP="00000000" w:rsidRDefault="00000000" w:rsidRPr="00000000" w14:paraId="00000201">
            <w:pPr>
              <w:rPr>
                <w:sz w:val="15"/>
                <w:szCs w:val="15"/>
              </w:rPr>
            </w:pPr>
            <w:r w:rsidDel="00000000" w:rsidR="00000000" w:rsidRPr="00000000">
              <w:rPr>
                <w:sz w:val="15"/>
                <w:szCs w:val="15"/>
                <w:rtl w:val="0"/>
              </w:rPr>
              <w:t xml:space="preserve">Alur/interaksi prototype</w:t>
            </w:r>
          </w:p>
        </w:tc>
        <w:tc>
          <w:tcPr>
            <w:vAlign w:val="center"/>
          </w:tcPr>
          <w:p w:rsidR="00000000" w:rsidDel="00000000" w:rsidP="00000000" w:rsidRDefault="00000000" w:rsidRPr="00000000" w14:paraId="00000202">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03">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04">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rPr>
                <w:sz w:val="15"/>
                <w:szCs w:val="15"/>
              </w:rPr>
            </w:pPr>
            <w:r w:rsidDel="00000000" w:rsidR="00000000" w:rsidRPr="00000000">
              <w:rPr>
                <w:sz w:val="15"/>
                <w:szCs w:val="15"/>
                <w:rtl w:val="0"/>
              </w:rPr>
              <w:t xml:space="preserve">29</w:t>
            </w:r>
          </w:p>
        </w:tc>
        <w:tc>
          <w:tcPr>
            <w:vAlign w:val="center"/>
          </w:tcPr>
          <w:p w:rsidR="00000000" w:rsidDel="00000000" w:rsidP="00000000" w:rsidRDefault="00000000" w:rsidRPr="00000000" w14:paraId="00000206">
            <w:pPr>
              <w:rPr>
                <w:sz w:val="15"/>
                <w:szCs w:val="15"/>
              </w:rPr>
            </w:pPr>
            <w:r w:rsidDel="00000000" w:rsidR="00000000" w:rsidRPr="00000000">
              <w:rPr>
                <w:sz w:val="15"/>
                <w:szCs w:val="15"/>
                <w:rtl w:val="0"/>
              </w:rPr>
              <w:t xml:space="preserve">High-Fidelity Prototype</w:t>
            </w:r>
          </w:p>
        </w:tc>
        <w:tc>
          <w:tcPr>
            <w:vAlign w:val="center"/>
          </w:tcPr>
          <w:p w:rsidR="00000000" w:rsidDel="00000000" w:rsidP="00000000" w:rsidRDefault="00000000" w:rsidRPr="00000000" w14:paraId="00000207">
            <w:pPr>
              <w:rPr>
                <w:sz w:val="15"/>
                <w:szCs w:val="15"/>
              </w:rPr>
            </w:pPr>
            <w:r w:rsidDel="00000000" w:rsidR="00000000" w:rsidRPr="00000000">
              <w:rPr>
                <w:sz w:val="15"/>
                <w:szCs w:val="15"/>
                <w:rtl w:val="0"/>
              </w:rPr>
              <w:t xml:space="preserve">Detail antarmuka</w:t>
            </w:r>
          </w:p>
        </w:tc>
        <w:tc>
          <w:tcPr>
            <w:vAlign w:val="center"/>
          </w:tcPr>
          <w:p w:rsidR="00000000" w:rsidDel="00000000" w:rsidP="00000000" w:rsidRDefault="00000000" w:rsidRPr="00000000" w14:paraId="00000208">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09">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0A">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rPr>
                <w:sz w:val="15"/>
                <w:szCs w:val="15"/>
              </w:rPr>
            </w:pPr>
            <w:r w:rsidDel="00000000" w:rsidR="00000000" w:rsidRPr="00000000">
              <w:rPr>
                <w:sz w:val="15"/>
                <w:szCs w:val="15"/>
                <w:rtl w:val="0"/>
              </w:rPr>
              <w:t xml:space="preserve">30</w:t>
            </w:r>
          </w:p>
        </w:tc>
        <w:tc>
          <w:tcPr>
            <w:vAlign w:val="center"/>
          </w:tcPr>
          <w:p w:rsidR="00000000" w:rsidDel="00000000" w:rsidP="00000000" w:rsidRDefault="00000000" w:rsidRPr="00000000" w14:paraId="0000020C">
            <w:pPr>
              <w:rPr/>
            </w:pPr>
            <w:r w:rsidDel="00000000" w:rsidR="00000000" w:rsidRPr="00000000">
              <w:rPr>
                <w:rtl w:val="0"/>
              </w:rPr>
            </w:r>
          </w:p>
        </w:tc>
        <w:tc>
          <w:tcPr>
            <w:vAlign w:val="center"/>
          </w:tcPr>
          <w:p w:rsidR="00000000" w:rsidDel="00000000" w:rsidP="00000000" w:rsidRDefault="00000000" w:rsidRPr="00000000" w14:paraId="0000020D">
            <w:pPr>
              <w:rPr>
                <w:sz w:val="15"/>
                <w:szCs w:val="15"/>
              </w:rPr>
            </w:pPr>
            <w:r w:rsidDel="00000000" w:rsidR="00000000" w:rsidRPr="00000000">
              <w:rPr>
                <w:sz w:val="15"/>
                <w:szCs w:val="15"/>
                <w:rtl w:val="0"/>
              </w:rPr>
              <w:t xml:space="preserve">Konsistensi desain</w:t>
            </w:r>
          </w:p>
        </w:tc>
        <w:tc>
          <w:tcPr>
            <w:vAlign w:val="center"/>
          </w:tcPr>
          <w:p w:rsidR="00000000" w:rsidDel="00000000" w:rsidP="00000000" w:rsidRDefault="00000000" w:rsidRPr="00000000" w14:paraId="0000020E">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0F">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10">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rPr>
                <w:sz w:val="15"/>
                <w:szCs w:val="15"/>
              </w:rPr>
            </w:pPr>
            <w:r w:rsidDel="00000000" w:rsidR="00000000" w:rsidRPr="00000000">
              <w:rPr>
                <w:sz w:val="15"/>
                <w:szCs w:val="15"/>
                <w:rtl w:val="0"/>
              </w:rPr>
              <w:t xml:space="preserve">31</w:t>
            </w:r>
          </w:p>
        </w:tc>
        <w:tc>
          <w:tcPr>
            <w:vAlign w:val="center"/>
          </w:tcPr>
          <w:p w:rsidR="00000000" w:rsidDel="00000000" w:rsidP="00000000" w:rsidRDefault="00000000" w:rsidRPr="00000000" w14:paraId="00000212">
            <w:pPr>
              <w:rPr/>
            </w:pPr>
            <w:r w:rsidDel="00000000" w:rsidR="00000000" w:rsidRPr="00000000">
              <w:rPr>
                <w:rtl w:val="0"/>
              </w:rPr>
            </w:r>
          </w:p>
        </w:tc>
        <w:tc>
          <w:tcPr>
            <w:vAlign w:val="center"/>
          </w:tcPr>
          <w:p w:rsidR="00000000" w:rsidDel="00000000" w:rsidP="00000000" w:rsidRDefault="00000000" w:rsidRPr="00000000" w14:paraId="00000213">
            <w:pPr>
              <w:rPr>
                <w:sz w:val="15"/>
                <w:szCs w:val="15"/>
              </w:rPr>
            </w:pPr>
            <w:r w:rsidDel="00000000" w:rsidR="00000000" w:rsidRPr="00000000">
              <w:rPr>
                <w:sz w:val="15"/>
                <w:szCs w:val="15"/>
                <w:rtl w:val="0"/>
              </w:rPr>
              <w:t xml:space="preserve">Interaksi prototype</w:t>
            </w:r>
          </w:p>
        </w:tc>
        <w:tc>
          <w:tcPr>
            <w:vAlign w:val="center"/>
          </w:tcPr>
          <w:p w:rsidR="00000000" w:rsidDel="00000000" w:rsidP="00000000" w:rsidRDefault="00000000" w:rsidRPr="00000000" w14:paraId="00000214">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15">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16">
            <w:pPr>
              <w:rPr>
                <w:sz w:val="15"/>
                <w:szCs w:val="15"/>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rPr>
                <w:sz w:val="15"/>
                <w:szCs w:val="15"/>
              </w:rPr>
            </w:pPr>
            <w:r w:rsidDel="00000000" w:rsidR="00000000" w:rsidRPr="00000000">
              <w:rPr>
                <w:sz w:val="15"/>
                <w:szCs w:val="15"/>
                <w:rtl w:val="0"/>
              </w:rPr>
              <w:t xml:space="preserve">32</w:t>
            </w:r>
          </w:p>
        </w:tc>
        <w:tc>
          <w:tcPr>
            <w:vAlign w:val="center"/>
          </w:tcPr>
          <w:p w:rsidR="00000000" w:rsidDel="00000000" w:rsidP="00000000" w:rsidRDefault="00000000" w:rsidRPr="00000000" w14:paraId="00000218">
            <w:pPr>
              <w:rPr/>
            </w:pPr>
            <w:r w:rsidDel="00000000" w:rsidR="00000000" w:rsidRPr="00000000">
              <w:rPr>
                <w:rtl w:val="0"/>
              </w:rPr>
            </w:r>
          </w:p>
        </w:tc>
        <w:tc>
          <w:tcPr>
            <w:vAlign w:val="center"/>
          </w:tcPr>
          <w:p w:rsidR="00000000" w:rsidDel="00000000" w:rsidP="00000000" w:rsidRDefault="00000000" w:rsidRPr="00000000" w14:paraId="00000219">
            <w:pPr>
              <w:rPr>
                <w:sz w:val="15"/>
                <w:szCs w:val="15"/>
              </w:rPr>
            </w:pPr>
            <w:r w:rsidDel="00000000" w:rsidR="00000000" w:rsidRPr="00000000">
              <w:rPr>
                <w:sz w:val="15"/>
                <w:szCs w:val="15"/>
                <w:rtl w:val="0"/>
              </w:rPr>
              <w:t xml:space="preserve">Penyelesaian desain keseluruhan</w:t>
            </w:r>
          </w:p>
        </w:tc>
        <w:tc>
          <w:tcPr>
            <w:vAlign w:val="center"/>
          </w:tcPr>
          <w:p w:rsidR="00000000" w:rsidDel="00000000" w:rsidP="00000000" w:rsidRDefault="00000000" w:rsidRPr="00000000" w14:paraId="0000021A">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1B">
            <w:pPr>
              <w:rPr>
                <w:sz w:val="15"/>
                <w:szCs w:val="15"/>
              </w:rPr>
            </w:pPr>
            <w:r w:rsidDel="00000000" w:rsidR="00000000" w:rsidRPr="00000000">
              <w:rPr>
                <w:sz w:val="15"/>
                <w:szCs w:val="15"/>
                <w:rtl w:val="0"/>
              </w:rPr>
              <w:t xml:space="preserve">[Screenshot]</w:t>
            </w:r>
          </w:p>
        </w:tc>
        <w:tc>
          <w:tcPr>
            <w:vAlign w:val="center"/>
          </w:tcPr>
          <w:p w:rsidR="00000000" w:rsidDel="00000000" w:rsidP="00000000" w:rsidRDefault="00000000" w:rsidRPr="00000000" w14:paraId="0000021C">
            <w:pPr>
              <w:rPr>
                <w:sz w:val="15"/>
                <w:szCs w:val="15"/>
              </w:rPr>
            </w:pP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sz w:val="22"/>
          <w:szCs w:val="22"/>
        </w:rPr>
      </w:pPr>
      <w:r w:rsidDel="00000000" w:rsidR="00000000" w:rsidRPr="00000000">
        <w:rPr>
          <w:b w:val="1"/>
          <w:bCs w:val="1"/>
          <w:sz w:val="22"/>
          <w:szCs w:val="22"/>
          <w:rtl w:val="0"/>
        </w:rPr>
        <w:t xml:space="preserve">Ketentuan Pengisian</w:t>
      </w:r>
    </w:p>
    <w:p w:rsidR="00000000" w:rsidDel="00000000" w:rsidP="00000000" w:rsidRDefault="00000000" w:rsidRPr="00000000" w14:paraId="0000021F">
      <w:pPr>
        <w:spacing w:after="20" w:lineRule="auto"/>
        <w:ind w:left="288" w:hanging="216"/>
        <w:rPr/>
      </w:pPr>
      <w:r w:rsidDel="00000000" w:rsidR="00000000" w:rsidRPr="00000000">
        <w:rPr>
          <w:rtl w:val="0"/>
        </w:rPr>
        <w:t xml:space="preserve">• Setiap materi dapat memiliki beberapa baris/aspek sesuai dengan kebutuhan project.</w:t>
      </w:r>
    </w:p>
    <w:p w:rsidR="00000000" w:rsidDel="00000000" w:rsidP="00000000" w:rsidRDefault="00000000" w:rsidRPr="00000000" w14:paraId="00000220">
      <w:pPr>
        <w:spacing w:after="20" w:lineRule="auto"/>
        <w:ind w:left="288" w:hanging="216"/>
        <w:rPr/>
      </w:pPr>
      <w:r w:rsidDel="00000000" w:rsidR="00000000" w:rsidRPr="00000000">
        <w:rPr>
          <w:rtl w:val="0"/>
        </w:rPr>
        <w:t xml:space="preserve">• Tidak semua baris wajib diisi; isi hanya aspek yang relevan dengan project.</w:t>
      </w:r>
    </w:p>
    <w:p w:rsidR="00000000" w:rsidDel="00000000" w:rsidP="00000000" w:rsidRDefault="00000000" w:rsidRPr="00000000" w14:paraId="00000221">
      <w:pPr>
        <w:spacing w:after="20" w:lineRule="auto"/>
        <w:ind w:left="288" w:hanging="216"/>
        <w:rPr/>
      </w:pPr>
      <w:r w:rsidDel="00000000" w:rsidR="00000000" w:rsidRPr="00000000">
        <w:rPr>
          <w:rtl w:val="0"/>
        </w:rPr>
        <w:t xml:space="preserve">• Setiap perubahan harus menunjukkan kondisi Before dan hasil After.</w:t>
      </w:r>
    </w:p>
    <w:p w:rsidR="00000000" w:rsidDel="00000000" w:rsidP="00000000" w:rsidRDefault="00000000" w:rsidRPr="00000000" w14:paraId="00000222">
      <w:pPr>
        <w:spacing w:after="20" w:lineRule="auto"/>
        <w:ind w:left="288" w:hanging="216"/>
        <w:rPr/>
      </w:pPr>
      <w:r w:rsidDel="00000000" w:rsidR="00000000" w:rsidRPr="00000000">
        <w:rPr>
          <w:rtl w:val="0"/>
        </w:rPr>
        <w:t xml:space="preserve">• Screenshot harus berasal dari aplikasi/website existing dan hasil redesign.</w:t>
      </w:r>
    </w:p>
    <w:p w:rsidR="00000000" w:rsidDel="00000000" w:rsidP="00000000" w:rsidRDefault="00000000" w:rsidRPr="00000000" w14:paraId="00000223">
      <w:pPr>
        <w:spacing w:after="20" w:lineRule="auto"/>
        <w:ind w:left="288" w:hanging="216"/>
        <w:rPr/>
      </w:pPr>
      <w:r w:rsidDel="00000000" w:rsidR="00000000" w:rsidRPr="00000000">
        <w:rPr>
          <w:rtl w:val="0"/>
        </w:rPr>
        <w:t xml:space="preserve">• Kolom Alasan/Dasar Perubahan diisi dengan alasan berdasarkan konsep, prinsip, atau panduan IMK.</w:t>
      </w:r>
    </w:p>
    <w:p w:rsidR="00000000" w:rsidDel="00000000" w:rsidP="00000000" w:rsidRDefault="00000000" w:rsidRPr="00000000" w14:paraId="00000224">
      <w:pPr>
        <w:spacing w:after="20" w:lineRule="auto"/>
        <w:ind w:left="288" w:hanging="216"/>
        <w:rPr/>
      </w:pPr>
      <w:r w:rsidDel="00000000" w:rsidR="00000000" w:rsidRPr="00000000">
        <w:rPr>
          <w:rtl w:val="0"/>
        </w:rPr>
        <w:t xml:space="preserve">• Jika suatu materi tidak relevan, tuliskan “Tidak relevan” beserta alasan singkat.</w:t>
      </w:r>
    </w:p>
    <w:p w:rsidR="00000000" w:rsidDel="00000000" w:rsidP="00000000" w:rsidRDefault="00000000" w:rsidRPr="00000000" w14:paraId="00000225">
      <w:pPr>
        <w:spacing w:after="20" w:lineRule="auto"/>
        <w:ind w:left="288" w:hanging="216"/>
        <w:rPr/>
      </w:pPr>
      <w:r w:rsidDel="00000000" w:rsidR="00000000" w:rsidRPr="00000000">
        <w:rPr>
          <w:rtl w:val="0"/>
        </w:rPr>
        <w:t xml:space="preserve">• Perubahan tidak hanya berupa warna/font/layout, tetapi harus menunjukkan perbaikan usability, interaction, atau user experience.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sz w:val="22"/>
          <w:szCs w:val="22"/>
        </w:rPr>
      </w:pPr>
      <w:r w:rsidDel="00000000" w:rsidR="00000000" w:rsidRPr="00000000">
        <w:rPr>
          <w:b w:val="1"/>
          <w:bCs w:val="1"/>
          <w:sz w:val="22"/>
          <w:szCs w:val="22"/>
          <w:rtl w:val="0"/>
        </w:rPr>
        <w:t xml:space="preserve">Ringkasan Hasil Redesain</w:t>
      </w:r>
    </w:p>
    <w:p w:rsidR="00000000" w:rsidDel="00000000" w:rsidP="00000000" w:rsidRDefault="00000000" w:rsidRPr="00000000" w14:paraId="00000228">
      <w:pPr>
        <w:spacing w:after="40" w:lineRule="auto"/>
        <w:rPr>
          <w:b w:val="1"/>
          <w:bCs w:val="1"/>
        </w:rPr>
      </w:pPr>
      <w:r w:rsidDel="00000000" w:rsidR="00000000" w:rsidRPr="00000000">
        <w:rPr>
          <w:b w:val="1"/>
          <w:bCs w:val="1"/>
          <w:rtl w:val="0"/>
        </w:rPr>
        <w:t xml:space="preserve">Masalah utama pada BEFORE:</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spacing w:after="40" w:lineRule="auto"/>
        <w:rPr>
          <w:b w:val="1"/>
          <w:bCs w:val="1"/>
        </w:rPr>
      </w:pPr>
      <w:r w:rsidDel="00000000" w:rsidR="00000000" w:rsidRPr="00000000">
        <w:rPr>
          <w:b w:val="1"/>
          <w:bCs w:val="1"/>
          <w:rtl w:val="0"/>
        </w:rPr>
        <w:t xml:space="preserve">Perbaikan utama pada AFTER:</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spacing w:after="40" w:lineRule="auto"/>
        <w:rPr>
          <w:b w:val="1"/>
          <w:bCs w:val="1"/>
        </w:rPr>
      </w:pPr>
      <w:r w:rsidDel="00000000" w:rsidR="00000000" w:rsidRPr="00000000">
        <w:rPr>
          <w:b w:val="1"/>
          <w:bCs w:val="1"/>
          <w:rtl w:val="0"/>
        </w:rPr>
        <w:t xml:space="preserve">Dampak terhadap pengguna/UX:</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jc w:val="both"/>
        <w:rPr>
          <w:sz w:val="22"/>
          <w:szCs w:val="22"/>
        </w:rPr>
      </w:pPr>
      <w:r w:rsidDel="00000000" w:rsidR="00000000" w:rsidRPr="00000000">
        <w:rPr>
          <w:rtl w:val="0"/>
        </w:rPr>
      </w:r>
    </w:p>
    <w:p w:rsidR="00000000" w:rsidDel="00000000" w:rsidP="00000000" w:rsidRDefault="00000000" w:rsidRPr="00000000" w14:paraId="0000022F">
      <w:pPr>
        <w:jc w:val="both"/>
        <w:rPr>
          <w:sz w:val="22"/>
          <w:szCs w:val="22"/>
        </w:rPr>
      </w:pPr>
      <w:r w:rsidDel="00000000" w:rsidR="00000000" w:rsidRPr="00000000">
        <w:rPr>
          <w:rtl w:val="0"/>
        </w:rPr>
      </w:r>
    </w:p>
    <w:p w:rsidR="00000000" w:rsidDel="00000000" w:rsidP="00000000" w:rsidRDefault="00000000" w:rsidRPr="00000000" w14:paraId="00000230">
      <w:pPr>
        <w:jc w:val="both"/>
        <w:rPr>
          <w:sz w:val="22"/>
          <w:szCs w:val="22"/>
        </w:rPr>
      </w:pPr>
      <w:r w:rsidDel="00000000" w:rsidR="00000000" w:rsidRPr="00000000">
        <w:rPr>
          <w:rtl w:val="0"/>
        </w:rPr>
      </w:r>
    </w:p>
    <w:p w:rsidR="00000000" w:rsidDel="00000000" w:rsidP="00000000" w:rsidRDefault="00000000" w:rsidRPr="00000000" w14:paraId="00000231">
      <w:pPr>
        <w:jc w:val="both"/>
        <w:rPr>
          <w:sz w:val="22"/>
          <w:szCs w:val="22"/>
        </w:rPr>
      </w:pPr>
      <w:r w:rsidDel="00000000" w:rsidR="00000000" w:rsidRPr="00000000">
        <w:rPr>
          <w:rtl w:val="0"/>
        </w:rPr>
      </w:r>
    </w:p>
    <w:p w:rsidR="00000000" w:rsidDel="00000000" w:rsidP="00000000" w:rsidRDefault="00000000" w:rsidRPr="00000000" w14:paraId="00000232">
      <w:pPr>
        <w:jc w:val="both"/>
        <w:rPr>
          <w:sz w:val="22"/>
          <w:szCs w:val="22"/>
        </w:rPr>
      </w:pPr>
      <w:r w:rsidDel="00000000" w:rsidR="00000000" w:rsidRPr="00000000">
        <w:rPr>
          <w:rtl w:val="0"/>
        </w:rPr>
      </w:r>
    </w:p>
    <w:p w:rsidR="00000000" w:rsidDel="00000000" w:rsidP="00000000" w:rsidRDefault="00000000" w:rsidRPr="00000000" w14:paraId="00000233">
      <w:pPr>
        <w:jc w:val="both"/>
        <w:rPr>
          <w:sz w:val="22"/>
          <w:szCs w:val="22"/>
        </w:rPr>
      </w:pPr>
      <w:r w:rsidDel="00000000" w:rsidR="00000000" w:rsidRPr="00000000">
        <w:rPr>
          <w:rtl w:val="0"/>
        </w:rPr>
      </w:r>
    </w:p>
    <w:p w:rsidR="00000000" w:rsidDel="00000000" w:rsidP="00000000" w:rsidRDefault="00000000" w:rsidRPr="00000000" w14:paraId="00000234">
      <w:pPr>
        <w:jc w:val="both"/>
        <w:rPr>
          <w:sz w:val="22"/>
          <w:szCs w:val="22"/>
        </w:rPr>
      </w:pPr>
      <w:r w:rsidDel="00000000" w:rsidR="00000000" w:rsidRPr="00000000">
        <w:rPr>
          <w:rtl w:val="0"/>
        </w:rPr>
      </w:r>
    </w:p>
    <w:p w:rsidR="00000000" w:rsidDel="00000000" w:rsidP="00000000" w:rsidRDefault="00000000" w:rsidRPr="00000000" w14:paraId="00000235">
      <w:pPr>
        <w:jc w:val="both"/>
        <w:rPr>
          <w:sz w:val="22"/>
          <w:szCs w:val="22"/>
        </w:rPr>
      </w:pPr>
      <w:r w:rsidDel="00000000" w:rsidR="00000000" w:rsidRPr="00000000">
        <w:rPr>
          <w:rtl w:val="0"/>
        </w:rPr>
      </w:r>
    </w:p>
    <w:p w:rsidR="00000000" w:rsidDel="00000000" w:rsidP="00000000" w:rsidRDefault="00000000" w:rsidRPr="00000000" w14:paraId="00000236">
      <w:pPr>
        <w:jc w:val="both"/>
        <w:rPr>
          <w:sz w:val="22"/>
          <w:szCs w:val="22"/>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6840" w:w="11907" w:orient="portrait"/>
      <w:pgMar w:bottom="1701" w:top="1701" w:left="1701" w:right="1701" w:header="1134" w:footer="11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ffffff"/>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 w:val="right" w:leader="none" w:pos="850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fffff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 </w:t>
      <w:tab/>
      <w:t xml:space="preserve">       </w:t>
    </w:r>
    <w:r w:rsidDel="00000000" w:rsidR="00000000" w:rsidRPr="00000000">
      <w:rPr>
        <w:rFonts w:ascii="Times New Roman" w:cs="Times New Roman" w:eastAsia="Times New Roman" w:hAnsi="Times New Roman"/>
        <w:b w:val="0"/>
        <w:bCs w:val="0"/>
        <w:i w:val="0"/>
        <w:iCs w:val="0"/>
        <w:smallCaps w:val="0"/>
        <w:strike w:val="0"/>
        <w:color w:val="ffffff"/>
        <w:sz w:val="22"/>
        <w:szCs w:val="22"/>
        <w:u w:val="none"/>
        <w:shd w:fill="auto" w:val="clear"/>
        <w:vertAlign w:val="baseline"/>
        <w:rtl w:val="0"/>
      </w:rPr>
      <w:t xml:space="preserve">ISSN: 1978-1520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505.0" w:type="dxa"/>
      <w:jc w:val="left"/>
      <w:tblLayout w:type="fixed"/>
      <w:tblLook w:val="0600"/>
    </w:tblPr>
    <w:tblGrid>
      <w:gridCol w:w="2835"/>
      <w:gridCol w:w="2835"/>
      <w:gridCol w:w="2835"/>
      <w:tblGridChange w:id="0">
        <w:tblGrid>
          <w:gridCol w:w="2835"/>
          <w:gridCol w:w="2835"/>
          <w:gridCol w:w="2835"/>
        </w:tblGrid>
      </w:tblGridChange>
    </w:tblGrid>
    <w:tr>
      <w:trPr>
        <w:cantSplit w:val="0"/>
        <w:trHeight w:val="300" w:hRule="atLeast"/>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505.0" w:type="dxa"/>
      <w:jc w:val="left"/>
      <w:tblLayout w:type="fixed"/>
      <w:tblLook w:val="0600"/>
    </w:tblPr>
    <w:tblGrid>
      <w:gridCol w:w="2835"/>
      <w:gridCol w:w="2835"/>
      <w:gridCol w:w="2835"/>
      <w:tblGridChange w:id="0">
        <w:tblGrid>
          <w:gridCol w:w="2835"/>
          <w:gridCol w:w="2835"/>
          <w:gridCol w:w="2835"/>
        </w:tblGrid>
      </w:tblGridChange>
    </w:tblGrid>
    <w:tr>
      <w:trPr>
        <w:cantSplit w:val="0"/>
        <w:trHeight w:val="300" w:hRule="atLeast"/>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jc w:val="center"/>
    </w:pPr>
    <w:rPr>
      <w:b w:val="1"/>
      <w:bCs w:val="1"/>
      <w:sz w:val="28"/>
      <w:szCs w:val="28"/>
    </w:rPr>
  </w:style>
  <w:style w:type="paragraph" w:styleId="Heading7">
    <w:name w:val="heading 7"/>
    <w:basedOn w:val="Normal"/>
    <w:next w:val="Normal"/>
    <w:qFormat w:val="1"/>
    <w:rsid w:val="00DB3D8C"/>
    <w:pPr>
      <w:spacing w:after="60" w:before="240"/>
      <w:outlineLvl w:val="6"/>
    </w:pPr>
    <w:rPr>
      <w:sz w:val="24"/>
      <w:szCs w:val="24"/>
    </w:rPr>
  </w:style>
  <w:style w:type="paragraph" w:styleId="Heading8">
    <w:name w:val="heading 8"/>
    <w:basedOn w:val="Normal"/>
    <w:next w:val="Normal"/>
    <w:qFormat w:val="1"/>
    <w:rsid w:val="00097958"/>
    <w:pPr>
      <w:keepNext w:val="1"/>
      <w:outlineLvl w:val="7"/>
    </w:pPr>
    <w:rPr>
      <w:b w:val="1"/>
      <w:bCs w:val="1"/>
      <w:lang w:eastAsia="pl-PL" w:val="pl-PL"/>
    </w:rPr>
  </w:style>
  <w:style w:type="paragraph" w:styleId="Heading9">
    <w:name w:val="heading 9"/>
    <w:basedOn w:val="Normal"/>
    <w:next w:val="Normal"/>
    <w:qFormat w:val="1"/>
    <w:rsid w:val="00097958"/>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474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val="1"/>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rPr>
  </w:style>
  <w:style w:type="paragraph" w:styleId="Caption">
    <w:name w:val="caption"/>
    <w:basedOn w:val="Normal"/>
    <w:next w:val="Normal"/>
    <w:qFormat w:val="1"/>
    <w:rsid w:val="00C15A56"/>
    <w:pPr>
      <w:spacing w:line="480" w:lineRule="auto"/>
      <w:jc w:val="center"/>
    </w:pPr>
    <w:rPr>
      <w:i w:val="1"/>
      <w:iCs w:val="1"/>
    </w:rPr>
  </w:style>
  <w:style w:type="character" w:styleId="FootnoteReference">
    <w:name w:val="footnote reference"/>
    <w:semiHidden w:val="1"/>
    <w:rsid w:val="00FA0403"/>
    <w:rPr>
      <w:vertAlign w:val="superscript"/>
    </w:rPr>
  </w:style>
  <w:style w:type="paragraph" w:styleId="FootnoteText">
    <w:name w:val="footnote text"/>
    <w:basedOn w:val="Normal"/>
    <w:semiHidden w:val="1"/>
    <w:rsid w:val="00FA0403"/>
    <w:rPr>
      <w:rFonts w:cs="Traditional Arabic"/>
      <w:lang w:eastAsia="ko-KR"/>
    </w:rPr>
  </w:style>
  <w:style w:type="paragraph" w:styleId="Judulbab" w:customStyle="1">
    <w:name w:val="Judul bab"/>
    <w:basedOn w:val="Normal"/>
    <w:rsid w:val="004710EE"/>
    <w:pPr>
      <w:spacing w:line="475" w:lineRule="atLeast"/>
      <w:jc w:val="center"/>
    </w:pPr>
    <w:rPr>
      <w:b w:val="1"/>
      <w:sz w:val="32"/>
    </w:rPr>
  </w:style>
  <w:style w:type="paragraph" w:styleId="IsiBabforKomputek" w:customStyle="1">
    <w:name w:val="Isi Bab for Komputek"/>
    <w:basedOn w:val="Normal"/>
    <w:rsid w:val="004710EE"/>
    <w:pPr>
      <w:ind w:firstLine="720"/>
      <w:jc w:val="both"/>
    </w:pPr>
  </w:style>
  <w:style w:type="paragraph" w:styleId="tole" w:customStyle="1">
    <w:name w:val="tole"/>
    <w:basedOn w:val="Normal"/>
    <w:rsid w:val="00E91546"/>
    <w:pPr>
      <w:jc w:val="center"/>
      <w:outlineLvl w:val="0"/>
    </w:pPr>
    <w:rPr>
      <w:b w:val="1"/>
      <w:bCs w:val="1"/>
      <w:sz w:val="28"/>
      <w:szCs w:val="28"/>
    </w:rPr>
  </w:style>
  <w:style w:type="paragraph" w:styleId="tolesBold" w:customStyle="1">
    <w:name w:val="toles + Bold"/>
    <w:aliases w:val="Line spacing:  single"/>
    <w:basedOn w:val="Normal"/>
    <w:rsid w:val="00E91546"/>
    <w:pPr>
      <w:jc w:val="center"/>
      <w:outlineLvl w:val="0"/>
    </w:pPr>
    <w:rPr>
      <w:i w:val="1"/>
      <w:iCs w:val="1"/>
      <w:sz w:val="24"/>
      <w:szCs w:val="24"/>
    </w:rPr>
  </w:style>
  <w:style w:type="paragraph" w:styleId="toleLinespacingsingle" w:customStyle="1">
    <w:name w:val="tole + Line spacing:  single"/>
    <w:basedOn w:val="Normal"/>
    <w:rsid w:val="00E91546"/>
    <w:pPr>
      <w:jc w:val="both"/>
    </w:pPr>
    <w:rPr>
      <w:sz w:val="24"/>
      <w:szCs w:val="24"/>
    </w:rPr>
  </w:style>
  <w:style w:type="paragraph" w:styleId="bunga" w:customStyle="1">
    <w:name w:val="bunga"/>
    <w:basedOn w:val="Normal"/>
    <w:rsid w:val="00E91546"/>
    <w:pPr>
      <w:jc w:val="both"/>
    </w:pPr>
    <w:rPr>
      <w:rFonts w:ascii="Arial" w:cs="Arial" w:hAnsi="Arial"/>
      <w:szCs w:val="24"/>
    </w:rPr>
  </w:style>
  <w:style w:type="paragraph" w:styleId="bunga2" w:customStyle="1">
    <w:name w:val="bunga2"/>
    <w:basedOn w:val="Normal"/>
    <w:rsid w:val="00E91546"/>
    <w:pPr>
      <w:jc w:val="both"/>
      <w:outlineLvl w:val="0"/>
    </w:pPr>
    <w:rPr>
      <w:rFonts w:ascii="Arial" w:cs="Arial" w:hAnsi="Arial"/>
      <w:b w:val="1"/>
      <w:bCs w:val="1"/>
      <w:szCs w:val="24"/>
    </w:rPr>
  </w:style>
  <w:style w:type="paragraph" w:styleId="DiQi" w:customStyle="1">
    <w:name w:val="DiQi"/>
    <w:basedOn w:val="Normal"/>
    <w:rsid w:val="00DA0390"/>
    <w:pPr>
      <w:spacing w:line="360" w:lineRule="auto"/>
      <w:jc w:val="both"/>
    </w:pPr>
    <w:rPr>
      <w:sz w:val="24"/>
      <w:szCs w:val="24"/>
    </w:rPr>
  </w:style>
  <w:style w:type="paragraph" w:styleId="tole3" w:customStyle="1">
    <w:name w:val="tole3"/>
    <w:basedOn w:val="DiQi"/>
    <w:rsid w:val="00DA0390"/>
    <w:pPr>
      <w:spacing w:line="240" w:lineRule="auto"/>
      <w:outlineLvl w:val="0"/>
    </w:pPr>
    <w:rPr>
      <w:rFonts w:ascii="Arial" w:cs="Arial" w:hAnsi="Arial"/>
      <w:b w:val="1"/>
      <w:bCs w:val="1"/>
      <w:sz w:val="20"/>
    </w:rPr>
  </w:style>
  <w:style w:type="paragraph" w:styleId="yange" w:customStyle="1">
    <w:name w:val="yange"/>
    <w:basedOn w:val="DiQi"/>
    <w:rsid w:val="00DA0390"/>
    <w:pPr>
      <w:spacing w:line="240" w:lineRule="auto"/>
      <w:ind w:left="360"/>
    </w:pPr>
    <w:rPr>
      <w:rFonts w:ascii="Arial" w:cs="Arial" w:hAnsi="Arial"/>
      <w:sz w:val="20"/>
    </w:rPr>
  </w:style>
  <w:style w:type="paragraph" w:styleId="yange2" w:customStyle="1">
    <w:name w:val="yange2"/>
    <w:basedOn w:val="DiQi"/>
    <w:rsid w:val="00DA0390"/>
    <w:pPr>
      <w:numPr>
        <w:numId w:val="7"/>
      </w:numPr>
      <w:spacing w:line="240" w:lineRule="auto"/>
    </w:pPr>
    <w:rPr>
      <w:rFonts w:ascii="Arial" w:cs="Arial" w:hAnsi="Arial"/>
      <w:sz w:val="20"/>
    </w:rPr>
  </w:style>
  <w:style w:type="paragraph" w:styleId="JossTole" w:customStyle="1">
    <w:name w:val="JossTole"/>
    <w:basedOn w:val="DiQi"/>
    <w:rsid w:val="00DA0390"/>
    <w:pPr>
      <w:spacing w:line="240" w:lineRule="auto"/>
      <w:ind w:firstLine="709"/>
    </w:pPr>
    <w:rPr>
      <w:rFonts w:ascii="Arial" w:cs="Arial" w:hAnsi="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styleId="Body0" w:customStyle="1">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AutoBiography" w:customStyle="1">
    <w:name w:val="AutoBiography"/>
    <w:basedOn w:val="Normal"/>
    <w:rsid w:val="004E154B"/>
    <w:pPr>
      <w:jc w:val="both"/>
    </w:pPr>
    <w:rPr>
      <w:rFonts w:cs="Angsana New" w:eastAsia="MS Mincho"/>
      <w:sz w:val="18"/>
      <w:szCs w:val="18"/>
      <w:lang w:bidi="th-TH"/>
    </w:rPr>
  </w:style>
  <w:style w:type="paragraph" w:styleId="Default" w:customStyle="1">
    <w:name w:val="Default"/>
    <w:rsid w:val="004E154B"/>
    <w:pPr>
      <w:widowControl w:val="0"/>
      <w:autoSpaceDE w:val="0"/>
      <w:autoSpaceDN w:val="0"/>
      <w:adjustRightInd w:val="0"/>
    </w:pPr>
    <w:rPr>
      <w:rFonts w:cs="Angsana New"/>
      <w:color w:val="000000"/>
      <w:sz w:val="24"/>
      <w:szCs w:val="24"/>
      <w:lang w:val="en-US"/>
    </w:rPr>
  </w:style>
  <w:style w:type="paragraph" w:styleId="SectionTitle" w:customStyle="1">
    <w:name w:val="Section Title"/>
    <w:basedOn w:val="Normal"/>
    <w:autoRedefine w:val="1"/>
    <w:rsid w:val="00771A7C"/>
    <w:pPr>
      <w:snapToGrid w:val="0"/>
      <w:jc w:val="both"/>
    </w:pPr>
    <w:rPr>
      <w:rFonts w:cs="Angsana New" w:eastAsia="MS Mincho"/>
      <w:lang w:bidi="th-TH" w:val="en-GB"/>
    </w:rPr>
  </w:style>
  <w:style w:type="paragraph" w:styleId="Style10ptJustified" w:customStyle="1">
    <w:name w:val="Style 10 pt Justified"/>
    <w:basedOn w:val="Normal"/>
    <w:link w:val="Style10ptJustifiedChar"/>
    <w:autoRedefine w:val="1"/>
    <w:rsid w:val="00353885"/>
    <w:pPr>
      <w:snapToGrid w:val="0"/>
      <w:ind w:firstLine="720"/>
      <w:jc w:val="both"/>
    </w:pPr>
    <w:rPr>
      <w:rFonts w:ascii="Arial" w:cs="Arial" w:eastAsia="MS Mincho" w:hAnsi="Arial"/>
      <w:iCs w:val="1"/>
      <w:lang w:val="en-GB"/>
    </w:rPr>
  </w:style>
  <w:style w:type="character" w:styleId="Style10ptJustifiedChar" w:customStyle="1">
    <w:name w:val="Style 10 pt Justified Char"/>
    <w:link w:val="Style10ptJustified"/>
    <w:rsid w:val="00353885"/>
    <w:rPr>
      <w:rFonts w:ascii="Arial" w:cs="Arial" w:eastAsia="MS Mincho" w:hAnsi="Arial"/>
      <w:iCs w:val="1"/>
      <w:lang w:bidi="ar-SA" w:eastAsia="en-US" w:val="en-GB"/>
    </w:rPr>
  </w:style>
  <w:style w:type="paragraph" w:styleId="paperbody" w:customStyle="1">
    <w:name w:val="paper body"/>
    <w:basedOn w:val="Normal"/>
    <w:rsid w:val="00097958"/>
    <w:pPr>
      <w:jc w:val="both"/>
    </w:pPr>
    <w:rPr>
      <w:sz w:val="24"/>
      <w:szCs w:val="24"/>
      <w:lang w:val="en-AU"/>
    </w:rPr>
  </w:style>
  <w:style w:type="paragraph" w:styleId="PlainText">
    <w:name w:val="Plain Text"/>
    <w:basedOn w:val="Normal"/>
    <w:semiHidden w:val="1"/>
    <w:rsid w:val="00097958"/>
    <w:rPr>
      <w:rFonts w:ascii="Courier New" w:eastAsia="BatangChe" w:hAnsi="Courier New"/>
      <w:sz w:val="24"/>
      <w:szCs w:val="24"/>
    </w:rPr>
  </w:style>
  <w:style w:type="character" w:styleId="CharChar" w:customStyle="1">
    <w:name w:val="Char Char"/>
    <w:rsid w:val="00097958"/>
    <w:rPr>
      <w:rFonts w:ascii="Courier New" w:eastAsia="BatangChe" w:hAnsi="Courier New"/>
      <w:sz w:val="24"/>
      <w:szCs w:val="24"/>
      <w:lang w:eastAsia="en-US" w:val="en-US"/>
    </w:rPr>
  </w:style>
  <w:style w:type="paragraph" w:styleId="Body" w:customStyle="1">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styleId="Reference" w:customStyle="1">
    <w:name w:val="Reference"/>
    <w:basedOn w:val="Normal"/>
    <w:rsid w:val="00097958"/>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Demenko" w:customStyle="1">
    <w:name w:val="Demenko"/>
    <w:basedOn w:val="Normal"/>
    <w:rsid w:val="00097958"/>
    <w:pPr>
      <w:widowControl w:val="0"/>
      <w:tabs>
        <w:tab w:val="left" w:pos="567"/>
        <w:tab w:val="center" w:pos="4820"/>
        <w:tab w:val="right" w:pos="9639"/>
      </w:tabs>
      <w:spacing w:after="113" w:line="360" w:lineRule="auto"/>
      <w:jc w:val="both"/>
    </w:pPr>
    <w:rPr>
      <w:sz w:val="22"/>
      <w:szCs w:val="22"/>
      <w:lang w:eastAsia="pl-PL" w:val="en-GB"/>
    </w:rPr>
  </w:style>
  <w:style w:type="paragraph" w:styleId="Text" w:customStyle="1">
    <w:name w:val="Text"/>
    <w:basedOn w:val="Normal"/>
    <w:rsid w:val="00097958"/>
    <w:pPr>
      <w:widowControl w:val="0"/>
      <w:autoSpaceDE w:val="0"/>
      <w:autoSpaceDN w:val="0"/>
      <w:spacing w:line="252" w:lineRule="auto"/>
      <w:ind w:firstLine="202"/>
      <w:jc w:val="both"/>
    </w:pPr>
    <w:rPr>
      <w:rFonts w:eastAsia="Batang"/>
      <w:lang w:eastAsia="ko-KR"/>
    </w:rPr>
  </w:style>
  <w:style w:type="paragraph" w:styleId="Equation" w:customStyle="1">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styleId="TableTitle" w:customStyle="1">
    <w:name w:val="Table Title"/>
    <w:basedOn w:val="Normal"/>
    <w:rsid w:val="00097958"/>
    <w:pPr>
      <w:jc w:val="center"/>
    </w:pPr>
    <w:rPr>
      <w:smallCaps w:val="1"/>
      <w:sz w:val="16"/>
      <w:szCs w:val="16"/>
    </w:rPr>
  </w:style>
  <w:style w:type="paragraph" w:styleId="Sub-titles" w:customStyle="1">
    <w:name w:val="Sub-titles"/>
    <w:basedOn w:val="Normal"/>
    <w:rsid w:val="00097958"/>
    <w:pPr>
      <w:jc w:val="both"/>
    </w:pPr>
    <w:rPr>
      <w:b w:val="1"/>
      <w:bCs w:val="1"/>
      <w:color w:val="000000"/>
      <w:sz w:val="24"/>
      <w:szCs w:val="24"/>
      <w:lang w:eastAsia="pt-PT" w:val="pt-PT"/>
    </w:rPr>
  </w:style>
  <w:style w:type="paragraph" w:styleId="text0" w:customStyle="1">
    <w:name w:val="text"/>
    <w:basedOn w:val="Normal"/>
    <w:rsid w:val="00097958"/>
    <w:pPr>
      <w:ind w:firstLine="227"/>
      <w:jc w:val="both"/>
    </w:pPr>
  </w:style>
  <w:style w:type="paragraph" w:styleId="tables" w:customStyle="1">
    <w:name w:val="tables"/>
    <w:basedOn w:val="Normal"/>
    <w:rsid w:val="00097958"/>
    <w:pPr>
      <w:jc w:val="both"/>
    </w:pPr>
    <w:rPr>
      <w:sz w:val="18"/>
      <w:szCs w:val="18"/>
    </w:rPr>
  </w:style>
  <w:style w:type="character" w:styleId="Strong">
    <w:name w:val="Strong"/>
    <w:qFormat w:val="1"/>
    <w:rsid w:val="00335BE8"/>
    <w:rPr>
      <w:rFonts w:cs="Times New Roman"/>
      <w:b w:val="1"/>
      <w:bCs w:val="1"/>
    </w:rPr>
  </w:style>
  <w:style w:type="paragraph" w:styleId="NormalWeb">
    <w:name w:val="Normal (Web)"/>
    <w:basedOn w:val="Normal"/>
    <w:rsid w:val="00232DA1"/>
    <w:pPr>
      <w:spacing w:after="100" w:afterAutospacing="1" w:before="100" w:beforeAutospacing="1"/>
    </w:pPr>
    <w:rPr>
      <w:sz w:val="24"/>
      <w:szCs w:val="24"/>
    </w:rPr>
  </w:style>
  <w:style w:type="character" w:styleId="Emphasis">
    <w:name w:val="Emphasis"/>
    <w:uiPriority w:val="20"/>
    <w:qFormat w:val="1"/>
    <w:rsid w:val="00232DA1"/>
    <w:rPr>
      <w:i w:val="1"/>
      <w:iCs w:val="1"/>
    </w:rPr>
  </w:style>
  <w:style w:type="paragraph" w:styleId="Abstract" w:customStyle="1">
    <w:name w:val="Abstract"/>
    <w:rsid w:val="007017C6"/>
    <w:pPr>
      <w:spacing w:after="200"/>
      <w:jc w:val="both"/>
    </w:pPr>
    <w:rPr>
      <w:rFonts w:eastAsia="SimSun"/>
      <w:b w:val="1"/>
      <w:sz w:val="18"/>
      <w:lang w:val="en-US"/>
    </w:rPr>
  </w:style>
  <w:style w:type="paragraph" w:styleId="Affiliation" w:customStyle="1">
    <w:name w:val="Affiliation"/>
    <w:rsid w:val="007017C6"/>
    <w:pPr>
      <w:jc w:val="center"/>
    </w:pPr>
    <w:rPr>
      <w:rFonts w:eastAsia="SimSun"/>
      <w:lang w:val="en-US"/>
    </w:rPr>
  </w:style>
  <w:style w:type="paragraph" w:styleId="equation0" w:customStyle="1">
    <w:name w:val="equation"/>
    <w:basedOn w:val="Normal"/>
    <w:rsid w:val="007017C6"/>
    <w:pPr>
      <w:tabs>
        <w:tab w:val="center" w:pos="2520"/>
        <w:tab w:val="right" w:pos="5040"/>
      </w:tabs>
      <w:spacing w:after="240" w:before="240" w:line="216" w:lineRule="auto"/>
      <w:jc w:val="center"/>
    </w:pPr>
    <w:rPr>
      <w:rFonts w:eastAsia="SimSun"/>
    </w:rPr>
  </w:style>
  <w:style w:type="paragraph" w:styleId="figurecaption" w:customStyle="1">
    <w:name w:val="figure caption"/>
    <w:rsid w:val="007017C6"/>
    <w:pPr>
      <w:spacing w:after="200" w:before="80"/>
      <w:jc w:val="center"/>
    </w:pPr>
    <w:rPr>
      <w:rFonts w:eastAsia="SimSun"/>
      <w:sz w:val="16"/>
      <w:lang w:val="en-US"/>
    </w:rPr>
  </w:style>
  <w:style w:type="paragraph" w:styleId="papertitle" w:customStyle="1">
    <w:name w:val="paper title"/>
    <w:rsid w:val="007017C6"/>
    <w:pPr>
      <w:spacing w:after="120"/>
      <w:jc w:val="center"/>
    </w:pPr>
    <w:rPr>
      <w:rFonts w:eastAsia="SimSun"/>
      <w:sz w:val="48"/>
      <w:lang w:val="en-US"/>
    </w:rPr>
  </w:style>
  <w:style w:type="paragraph" w:styleId="references" w:customStyle="1">
    <w:name w:val="references"/>
    <w:rsid w:val="007017C6"/>
    <w:pPr>
      <w:numPr>
        <w:numId w:val="13"/>
      </w:numPr>
      <w:spacing w:after="40" w:line="180" w:lineRule="exact"/>
      <w:jc w:val="both"/>
    </w:pPr>
    <w:rPr>
      <w:rFonts w:eastAsia="SimSun"/>
      <w:sz w:val="16"/>
      <w:lang w:val="en-US"/>
    </w:rPr>
  </w:style>
  <w:style w:type="paragraph" w:styleId="tablecolsubhead" w:customStyle="1">
    <w:name w:val="table col subhead"/>
    <w:basedOn w:val="Normal"/>
    <w:rsid w:val="007017C6"/>
    <w:pPr>
      <w:jc w:val="center"/>
    </w:pPr>
    <w:rPr>
      <w:rFonts w:eastAsia="SimSun"/>
      <w:b w:val="1"/>
      <w:i w:val="1"/>
      <w:sz w:val="15"/>
    </w:rPr>
  </w:style>
  <w:style w:type="paragraph" w:styleId="tablecopy" w:customStyle="1">
    <w:name w:val="table copy"/>
    <w:rsid w:val="007017C6"/>
    <w:pPr>
      <w:jc w:val="both"/>
    </w:pPr>
    <w:rPr>
      <w:rFonts w:eastAsia="SimSun"/>
      <w:sz w:val="16"/>
      <w:lang w:val="en-US"/>
    </w:rPr>
  </w:style>
  <w:style w:type="paragraph" w:styleId="tablehead" w:customStyle="1">
    <w:name w:val="table head"/>
    <w:rsid w:val="007017C6"/>
    <w:pPr>
      <w:numPr>
        <w:numId w:val="16"/>
      </w:numPr>
      <w:spacing w:after="120" w:before="240" w:line="216" w:lineRule="auto"/>
      <w:jc w:val="center"/>
    </w:pPr>
    <w:rPr>
      <w:rFonts w:eastAsia="SimSun"/>
      <w:smallCaps w:val="1"/>
      <w:sz w:val="16"/>
      <w:lang w:val="en-US"/>
    </w:rPr>
  </w:style>
  <w:style w:type="character" w:styleId="shorttext" w:customStyle="1">
    <w:name w:val="short_text"/>
    <w:basedOn w:val="DefaultParagraphFont"/>
    <w:rsid w:val="007017C6"/>
  </w:style>
  <w:style w:type="character" w:styleId="longtext" w:customStyle="1">
    <w:name w:val="long_text"/>
    <w:basedOn w:val="DefaultParagraphFont"/>
    <w:rsid w:val="004947B9"/>
  </w:style>
  <w:style w:type="character" w:styleId="apple-style-span" w:customStyle="1">
    <w:name w:val="apple-style-span"/>
    <w:basedOn w:val="DefaultParagraphFont"/>
    <w:rsid w:val="00C35B8F"/>
  </w:style>
  <w:style w:type="character" w:styleId="apple-converted-space" w:customStyle="1">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paragraph" w:styleId="ListParagraph">
    <w:name w:val="List Paragraph"/>
    <w:basedOn w:val="Normal"/>
    <w:qFormat w:val="1"/>
    <w:rsid w:val="00C35B8F"/>
    <w:pPr>
      <w:spacing w:after="200" w:line="276" w:lineRule="auto"/>
      <w:ind w:left="720"/>
      <w:contextualSpacing w:val="1"/>
    </w:pPr>
    <w:rPr>
      <w:rFonts w:ascii="Calibri" w:hAnsi="Calibri"/>
      <w:sz w:val="22"/>
      <w:szCs w:val="22"/>
      <w:lang w:eastAsia="en-GB" w:val="en-GB"/>
    </w:rPr>
  </w:style>
  <w:style w:type="paragraph" w:styleId="NoSpacing">
    <w:name w:val="No Spacing"/>
    <w:qFormat w:val="1"/>
    <w:rsid w:val="00C35B8F"/>
    <w:rPr>
      <w:rFonts w:ascii="Calibri" w:eastAsia="Calibri" w:hAnsi="Calibri"/>
      <w:sz w:val="22"/>
      <w:szCs w:val="22"/>
      <w:lang w:val="en-US"/>
    </w:rPr>
  </w:style>
  <w:style w:type="character" w:styleId="hps" w:customStyle="1">
    <w:name w:val="hps"/>
    <w:basedOn w:val="DefaultParagraphFont"/>
    <w:rsid w:val="008F05B8"/>
  </w:style>
  <w:style w:type="character" w:styleId="atn" w:customStyle="1">
    <w:name w:val="atn"/>
    <w:basedOn w:val="DefaultParagraphFont"/>
    <w:rsid w:val="00396CA7"/>
  </w:style>
  <w:style w:type="paragraph" w:styleId="ReferenceHead" w:customStyle="1">
    <w:name w:val="Reference Head"/>
    <w:basedOn w:val="Heading1"/>
    <w:rsid w:val="00DE7ADC"/>
    <w:pPr>
      <w:autoSpaceDE w:val="0"/>
      <w:autoSpaceDN w:val="0"/>
      <w:spacing w:after="80" w:before="240" w:line="240" w:lineRule="auto"/>
    </w:pPr>
    <w:rPr>
      <w:b w:val="0"/>
      <w:bCs w:val="0"/>
      <w:smallCaps w:val="1"/>
      <w:kern w:val="28"/>
    </w:rPr>
  </w:style>
  <w:style w:type="paragraph" w:styleId="IEEEReferenceItem" w:customStyle="1">
    <w:name w:val="IEEE Reference Item"/>
    <w:basedOn w:val="Normal"/>
    <w:rsid w:val="00DE7ADC"/>
    <w:pPr>
      <w:adjustRightInd w:val="0"/>
      <w:snapToGrid w:val="0"/>
      <w:ind w:left="360" w:hanging="360"/>
      <w:jc w:val="both"/>
    </w:pPr>
    <w:rPr>
      <w:rFonts w:eastAsia="SimSun"/>
      <w:sz w:val="16"/>
      <w:szCs w:val="24"/>
      <w:lang w:eastAsia="zh-CN"/>
    </w:rPr>
  </w:style>
  <w:style w:type="character" w:styleId="FooterChar" w:customStyle="1">
    <w:name w:val="Footer Char"/>
    <w:link w:val="Footer"/>
    <w:uiPriority w:val="99"/>
    <w:rsid w:val="00D95DCC"/>
  </w:style>
  <w:style w:type="paragraph" w:styleId="IsiPanduanSkripsi" w:customStyle="1">
    <w:name w:val="Isi Panduan Skripsi"/>
    <w:basedOn w:val="Normal"/>
    <w:rsid w:val="00C74DBB"/>
    <w:pPr>
      <w:suppressAutoHyphens w:val="1"/>
      <w:spacing w:line="480" w:lineRule="auto"/>
      <w:ind w:firstLine="720"/>
      <w:jc w:val="both"/>
    </w:pPr>
    <w:rPr>
      <w:sz w:val="24"/>
      <w:szCs w:val="24"/>
      <w:lang w:eastAsia="ar-SA"/>
    </w:rPr>
  </w:style>
  <w:style w:type="paragraph" w:styleId="FirstParagraph" w:customStyle="1">
    <w:name w:val="First Paragraph"/>
    <w:basedOn w:val="BodyText"/>
    <w:next w:val="BodyText"/>
    <w:qFormat w:val="1"/>
    <w:rsid w:val="00DF7D08"/>
    <w:pPr>
      <w:spacing w:after="180" w:before="180"/>
    </w:pPr>
    <w:rPr>
      <w:rFonts w:asciiTheme="minorHAnsi" w:cstheme="minorBidi" w:eastAsiaTheme="minorEastAsia" w:hAnsiTheme="minorHAnsi"/>
      <w:sz w:val="24"/>
      <w:szCs w:val="24"/>
      <w:lang w:eastAsia="zh-CN" w:val="en-US"/>
    </w:rPr>
  </w:style>
  <w:style w:type="paragraph" w:styleId="Compact" w:customStyle="1">
    <w:name w:val="Compact"/>
    <w:basedOn w:val="BodyText"/>
    <w:qFormat w:val="1"/>
    <w:rsid w:val="00DF7D08"/>
    <w:pPr>
      <w:spacing w:after="36" w:before="36"/>
    </w:pPr>
    <w:rPr>
      <w:rFonts w:asciiTheme="minorHAnsi" w:cstheme="minorBidi" w:eastAsiaTheme="minorEastAsia" w:hAnsiTheme="minorHAnsi"/>
      <w:sz w:val="24"/>
      <w:szCs w:val="24"/>
      <w:lang w:eastAsia="zh-CN" w:val="en-US"/>
    </w:rPr>
  </w:style>
  <w:style w:type="table" w:styleId="Table" w:customStyle="1">
    <w:name w:val="Table"/>
    <w:semiHidden w:val="1"/>
    <w:unhideWhenUsed w:val="1"/>
    <w:qFormat w:val="1"/>
    <w:rsid w:val="00DF7D08"/>
    <w:pPr>
      <w:spacing w:after="200"/>
    </w:pPr>
    <w:rPr>
      <w:rFonts w:asciiTheme="minorHAnsi" w:cstheme="minorBidi" w:eastAsiaTheme="minorEastAsia" w:hAnsiTheme="minorHAnsi"/>
      <w:sz w:val="24"/>
      <w:szCs w:val="24"/>
      <w:lang w:eastAsia="zh-CN" w:val="en-US"/>
    </w:rPr>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character" w:styleId="UnresolvedMention">
    <w:name w:val="Unresolved Mention"/>
    <w:basedOn w:val="DefaultParagraphFont"/>
    <w:uiPriority w:val="99"/>
    <w:semiHidden w:val="1"/>
    <w:unhideWhenUsed w:val="1"/>
    <w:rsid w:val="002B2844"/>
    <w:rPr>
      <w:color w:val="605e5c"/>
      <w:shd w:color="auto" w:fill="e1dfdd" w:val="clear"/>
    </w:rPr>
  </w:style>
  <w:style w:type="character" w:styleId="FollowedHyperlink">
    <w:name w:val="FollowedHyperlink"/>
    <w:basedOn w:val="DefaultParagraphFont"/>
    <w:uiPriority w:val="99"/>
    <w:semiHidden w:val="1"/>
    <w:unhideWhenUsed w:val="1"/>
    <w:rsid w:val="00E0369F"/>
    <w:rPr>
      <w:color w:val="954f72" w:themeColor="followedHyperlink"/>
      <w:u w:val="single"/>
    </w:rPr>
  </w:style>
  <w:style w:type="paragraph" w:styleId="Subtitle">
    <w:name w:val="Subtitle"/>
    <w:basedOn w:val="Normal"/>
    <w:next w:val="Normal"/>
    <w:pPr>
      <w:jc w:val="center"/>
    </w:pPr>
    <w:rPr>
      <w:b w:val="1"/>
      <w:bCs w:val="1"/>
      <w:sz w:val="32"/>
      <w:szCs w:val="32"/>
    </w:rPr>
  </w:style>
  <w:style w:type="table" w:styleId="Table1">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5.png"/><Relationship Id="rId24" Type="http://schemas.openxmlformats.org/officeDocument/2006/relationships/footer" Target="footer1.xml"/><Relationship Id="rId12" Type="http://schemas.openxmlformats.org/officeDocument/2006/relationships/image" Target="media/image2.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dqa4Otda6fSBFViGg1sIG+TnA==">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2022-05-31T14:32:00.0000000Z</dcterms:created>
  <dc:creator>Paholo Iman Prakoso</dc:creator>
</cp:coreProperties>
</file>